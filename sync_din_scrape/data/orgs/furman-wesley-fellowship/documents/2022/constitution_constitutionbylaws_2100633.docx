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A7BA6" w:rsidRDefault="007A7BA6">
      <w:pPr>
        <w:rPr>
          <w:b/>
        </w:rPr>
      </w:pPr>
      <w:r>
        <w:rPr>
          <w:b/>
        </w:rPr>
        <w:t>Preamble</w:t>
      </w:r>
    </w:p>
    <w:p w:rsidR="007A7BA6" w:rsidRDefault="007A7BA6">
      <w:pPr>
        <w:rPr>
          <w:b/>
        </w:rPr>
      </w:pPr>
    </w:p>
    <w:p w:rsidR="007A7BA6" w:rsidRDefault="007A7BA6">
      <w:r>
        <w:tab/>
        <w:t>We seek to establish this constitution and bylaws of the Wesley Fellowship whose purpose is to live as faithful Disciples of Christ offering Open Hearts, Open Minds, and Open Doors to the Furman Community.</w:t>
      </w:r>
    </w:p>
    <w:p w:rsidR="007A7BA6" w:rsidRDefault="007A7BA6"/>
    <w:p w:rsidR="007A7BA6" w:rsidRDefault="007A7BA6">
      <w:r>
        <w:rPr>
          <w:b/>
        </w:rPr>
        <w:t>Constitution</w:t>
      </w:r>
    </w:p>
    <w:p w:rsidR="007A7BA6" w:rsidRDefault="007A7BA6"/>
    <w:p w:rsidR="007A7BA6" w:rsidRDefault="007A7BA6" w:rsidP="007A7BA6">
      <w:pPr>
        <w:pStyle w:val="ListParagraph"/>
        <w:numPr>
          <w:ilvl w:val="0"/>
          <w:numId w:val="1"/>
        </w:numPr>
      </w:pPr>
      <w:r>
        <w:t>Name</w:t>
      </w:r>
    </w:p>
    <w:p w:rsidR="007A7BA6" w:rsidRDefault="007A7BA6" w:rsidP="007A7BA6">
      <w:pPr>
        <w:ind w:left="1080"/>
      </w:pPr>
      <w:r>
        <w:t>Our official name is the Furman University Wesley Fellowship</w:t>
      </w:r>
    </w:p>
    <w:p w:rsidR="007A7BA6" w:rsidRDefault="007A7BA6" w:rsidP="007A7BA6">
      <w:pPr>
        <w:ind w:left="1080"/>
      </w:pPr>
    </w:p>
    <w:p w:rsidR="007A7BA6" w:rsidRDefault="007A7BA6" w:rsidP="007A7BA6">
      <w:pPr>
        <w:pStyle w:val="ListParagraph"/>
        <w:numPr>
          <w:ilvl w:val="0"/>
          <w:numId w:val="1"/>
        </w:numPr>
      </w:pPr>
      <w:r>
        <w:t>Objectives</w:t>
      </w:r>
    </w:p>
    <w:p w:rsidR="007A7BA6" w:rsidRDefault="007A7BA6" w:rsidP="007A7BA6">
      <w:pPr>
        <w:ind w:left="1080"/>
      </w:pPr>
      <w:r>
        <w:t>The Wesley Fellowship will follow all regulations and principles set forth by both Furman University and its Religious Council. The principles and mission of our group will be upheld at all times. We also strive to follow the teachings of Christ and those of the United Methodist Church.</w:t>
      </w:r>
    </w:p>
    <w:p w:rsidR="007A7BA6" w:rsidRDefault="007A7BA6" w:rsidP="007A7BA6">
      <w:pPr>
        <w:ind w:left="1080"/>
      </w:pPr>
    </w:p>
    <w:p w:rsidR="007A7BA6" w:rsidRDefault="007A7BA6" w:rsidP="007A7BA6">
      <w:pPr>
        <w:pStyle w:val="ListParagraph"/>
        <w:numPr>
          <w:ilvl w:val="0"/>
          <w:numId w:val="1"/>
        </w:numPr>
      </w:pPr>
      <w:r>
        <w:t>Affiliations</w:t>
      </w:r>
    </w:p>
    <w:p w:rsidR="00C2026D" w:rsidRDefault="007A7BA6" w:rsidP="007A7BA6">
      <w:pPr>
        <w:ind w:left="1080"/>
      </w:pPr>
      <w:r>
        <w:t xml:space="preserve">The Wesley Fellowship will be affiliated with the United Methodist Church (UMC). The ministries of the Wesley Fellowship are overseen by </w:t>
      </w:r>
      <w:ins w:id="0" w:author="Edward McCutcheon" w:date="2018-03-25T12:53:00Z">
        <w:r w:rsidR="005D13A9">
          <w:t xml:space="preserve">the local Wesley Board of Directors and </w:t>
        </w:r>
      </w:ins>
      <w:r>
        <w:t xml:space="preserve">the Board of Higher Education and Campus Ministry </w:t>
      </w:r>
      <w:ins w:id="1" w:author="Edward McCutcheon" w:date="2018-03-25T12:53:00Z">
        <w:r w:rsidR="005D13A9">
          <w:t xml:space="preserve">[BHECM] </w:t>
        </w:r>
      </w:ins>
      <w:r>
        <w:t>of the South Carolina Conference of the UMC.</w:t>
      </w:r>
    </w:p>
    <w:p w:rsidR="00C2026D" w:rsidRDefault="00C2026D" w:rsidP="007A7BA6">
      <w:pPr>
        <w:ind w:left="1080"/>
      </w:pPr>
    </w:p>
    <w:p w:rsidR="00C2026D" w:rsidRDefault="00C2026D" w:rsidP="00C2026D">
      <w:pPr>
        <w:rPr>
          <w:b/>
        </w:rPr>
      </w:pPr>
      <w:r>
        <w:rPr>
          <w:b/>
        </w:rPr>
        <w:t>Bylaws</w:t>
      </w:r>
    </w:p>
    <w:p w:rsidR="007A7BA6" w:rsidRPr="00C2026D" w:rsidRDefault="007A7BA6" w:rsidP="00C2026D">
      <w:pPr>
        <w:rPr>
          <w:b/>
        </w:rPr>
      </w:pPr>
    </w:p>
    <w:p w:rsidR="00C2026D" w:rsidRDefault="007A7BA6" w:rsidP="007A7BA6">
      <w:pPr>
        <w:pStyle w:val="ListParagraph"/>
        <w:numPr>
          <w:ilvl w:val="0"/>
          <w:numId w:val="2"/>
        </w:numPr>
      </w:pPr>
      <w:r>
        <w:t>Membership</w:t>
      </w:r>
    </w:p>
    <w:p w:rsidR="00C2026D" w:rsidRDefault="00C2026D" w:rsidP="00C2026D">
      <w:pPr>
        <w:ind w:left="1080" w:firstLine="360"/>
      </w:pPr>
      <w:r>
        <w:t>Section 1—General</w:t>
      </w:r>
    </w:p>
    <w:p w:rsidR="00C2026D" w:rsidRDefault="00C2026D" w:rsidP="00C2026D">
      <w:pPr>
        <w:ind w:left="1440"/>
      </w:pPr>
      <w:r>
        <w:t>Membership in the Furman Wesley Fellowship will be open to all students, faculty, and staff regardless of religious affiliation.</w:t>
      </w:r>
    </w:p>
    <w:p w:rsidR="00C2026D" w:rsidRDefault="00C2026D" w:rsidP="00C2026D">
      <w:pPr>
        <w:ind w:left="1080" w:firstLine="360"/>
      </w:pPr>
      <w:r>
        <w:t>Non-Methodists are encouraged to join.</w:t>
      </w:r>
    </w:p>
    <w:p w:rsidR="00C2026D" w:rsidRDefault="00C2026D" w:rsidP="00C2026D">
      <w:pPr>
        <w:ind w:left="1440"/>
      </w:pPr>
      <w:r>
        <w:t>Membership will be based on attendance of Wesley meetings and activities.</w:t>
      </w:r>
    </w:p>
    <w:p w:rsidR="00C2026D" w:rsidRDefault="00C2026D" w:rsidP="00C2026D">
      <w:pPr>
        <w:ind w:left="1080"/>
      </w:pPr>
    </w:p>
    <w:p w:rsidR="00C2026D" w:rsidRDefault="00C2026D" w:rsidP="00C2026D">
      <w:pPr>
        <w:ind w:left="1080" w:firstLine="360"/>
      </w:pPr>
      <w:r>
        <w:t>Section 2--Voting</w:t>
      </w:r>
    </w:p>
    <w:p w:rsidR="00C2026D" w:rsidRDefault="00C2026D" w:rsidP="00C2026D">
      <w:pPr>
        <w:ind w:left="1440"/>
      </w:pPr>
      <w:r>
        <w:t xml:space="preserve">This group seeks consensus on all voting matters. Most decisions are arrived at in the leadership team meetings. It is the position of the Wesley Fellowship to seek spiritual guidance and promote open dialogue among its members on the majority of the issues that arise in the group. </w:t>
      </w:r>
    </w:p>
    <w:p w:rsidR="007A7BA6" w:rsidRDefault="007A7BA6" w:rsidP="00C2026D">
      <w:pPr>
        <w:ind w:left="1440"/>
      </w:pPr>
    </w:p>
    <w:p w:rsidR="00C2026D" w:rsidRDefault="007A7BA6" w:rsidP="007A7BA6">
      <w:pPr>
        <w:pStyle w:val="ListParagraph"/>
        <w:numPr>
          <w:ilvl w:val="0"/>
          <w:numId w:val="2"/>
        </w:numPr>
      </w:pPr>
      <w:r>
        <w:t>Leadership Team</w:t>
      </w:r>
    </w:p>
    <w:p w:rsidR="00C2026D" w:rsidRDefault="00C2026D" w:rsidP="00C2026D">
      <w:pPr>
        <w:ind w:left="1080"/>
      </w:pPr>
      <w:r>
        <w:t xml:space="preserve">The Wesley Leadership Team will consist of student members of the Wesley Fellowship as well as the Wesley campus minister.  The team will assist in planning the various activities of the group as well as discuss </w:t>
      </w:r>
      <w:r>
        <w:lastRenderedPageBreak/>
        <w:t>changes to the Wesley Fellowship Constitution before bringing any proposed constitutional change before the entire group.</w:t>
      </w:r>
    </w:p>
    <w:p w:rsidR="00593DE2" w:rsidRDefault="00C2026D" w:rsidP="00C2026D">
      <w:pPr>
        <w:ind w:left="1080"/>
      </w:pPr>
      <w:r>
        <w:t xml:space="preserve">The student component of the leadership </w:t>
      </w:r>
      <w:ins w:id="2" w:author="Edward McCutcheon" w:date="2018-03-25T12:59:00Z">
        <w:r w:rsidR="002F2055">
          <w:t xml:space="preserve">team </w:t>
        </w:r>
      </w:ins>
      <w:r>
        <w:t>will consist of at least one student representative from each of the four main action committees of the group (</w:t>
      </w:r>
      <w:ins w:id="3" w:author="Edward McCutcheon" w:date="2018-03-25T12:59:00Z">
        <w:r w:rsidR="002F2055">
          <w:t xml:space="preserve">fellowship, Bible Study, worship, and </w:t>
        </w:r>
      </w:ins>
      <w:del w:id="4" w:author="Edward McCutcheon" w:date="2018-03-25T13:00:00Z">
        <w:r w:rsidDel="002F2055">
          <w:delText xml:space="preserve">hospitality, </w:delText>
        </w:r>
      </w:del>
      <w:r>
        <w:t>missions</w:t>
      </w:r>
      <w:del w:id="5" w:author="Edward McCutcheon" w:date="2018-03-25T13:00:00Z">
        <w:r w:rsidDel="002F2055">
          <w:delText>, publicity, and programs</w:delText>
        </w:r>
      </w:del>
      <w:bookmarkStart w:id="6" w:name="_GoBack"/>
      <w:bookmarkEnd w:id="6"/>
      <w:r w:rsidR="00593DE2">
        <w:t>), the Wesley Fellowship student facilitator</w:t>
      </w:r>
      <w:ins w:id="7" w:author="Edward McCutcheon" w:date="2018-03-25T12:55:00Z">
        <w:r w:rsidR="005D13A9">
          <w:t>[s]</w:t>
        </w:r>
      </w:ins>
      <w:r w:rsidR="00593DE2">
        <w:t xml:space="preserve">, the group treasurer, </w:t>
      </w:r>
      <w:ins w:id="8" w:author="Edward McCutcheon" w:date="2018-03-25T12:55:00Z">
        <w:r w:rsidR="005D13A9">
          <w:t xml:space="preserve">the group secretary, </w:t>
        </w:r>
      </w:ins>
      <w:r w:rsidR="00593DE2">
        <w:t>and the Wesley representative the Furman Religious Council**</w:t>
      </w:r>
    </w:p>
    <w:p w:rsidR="00593DE2" w:rsidRDefault="00593DE2" w:rsidP="00C2026D">
      <w:pPr>
        <w:ind w:left="1080"/>
      </w:pPr>
    </w:p>
    <w:p w:rsidR="00593DE2" w:rsidRDefault="00593DE2" w:rsidP="00C2026D">
      <w:pPr>
        <w:ind w:left="1080"/>
      </w:pPr>
      <w:r>
        <w:tab/>
      </w:r>
      <w:r>
        <w:tab/>
        <w:t>**The group treasurer may or may not be serving as the Religious Council (RC) representative. In either case, the RC representative and the treasurer are considered members of the leadership team whether they be one person or two.</w:t>
      </w:r>
    </w:p>
    <w:p w:rsidR="00593DE2" w:rsidRDefault="00593DE2" w:rsidP="00C2026D">
      <w:pPr>
        <w:ind w:left="1080"/>
      </w:pPr>
    </w:p>
    <w:p w:rsidR="00B15690" w:rsidRDefault="00593DE2" w:rsidP="00C2026D">
      <w:pPr>
        <w:ind w:left="1080"/>
      </w:pPr>
      <w:r>
        <w:t>The Leadership team for each academic year is chosen via group affirmation of each member’s talents followed by a general consensus of who would do well in leadership roles. This process</w:t>
      </w:r>
      <w:r w:rsidR="00B15690">
        <w:t xml:space="preserve"> takes place at the end of the previous academic year.</w:t>
      </w:r>
    </w:p>
    <w:p w:rsidR="007A7BA6" w:rsidRDefault="007A7BA6" w:rsidP="00C2026D">
      <w:pPr>
        <w:ind w:left="1080"/>
      </w:pPr>
    </w:p>
    <w:p w:rsidR="00B15690" w:rsidRDefault="007A7BA6" w:rsidP="007A7BA6">
      <w:pPr>
        <w:pStyle w:val="ListParagraph"/>
        <w:numPr>
          <w:ilvl w:val="0"/>
          <w:numId w:val="2"/>
        </w:numPr>
      </w:pPr>
      <w:r>
        <w:t>Wesley Board</w:t>
      </w:r>
    </w:p>
    <w:p w:rsidR="00B15690" w:rsidRDefault="00B15690" w:rsidP="00B15690">
      <w:pPr>
        <w:ind w:left="1080"/>
      </w:pPr>
      <w:r>
        <w:t xml:space="preserve">The Wesley Fellowship at Furman University is governed by a board consisting of the student leadership team, campus minister, and the United Methodist clergy and lay members from the Greenville community. The United Methodist clergy and lay members are chosen by the current operating board based on the various talents, skills, and strengths that they possess to further the development of the Furman University Wesley Fellowship. There must be at least one clergy and one lay member for every class at Furman, each of whom serve a </w:t>
      </w:r>
      <w:r w:rsidR="00C95AB8">
        <w:t>three</w:t>
      </w:r>
      <w:r w:rsidR="006D41FF">
        <w:t>-year</w:t>
      </w:r>
      <w:r>
        <w:t xml:space="preserve"> term. The board possesses oversight functions over the campus minister and provides its assistance to the Wesley Fellowship.</w:t>
      </w:r>
    </w:p>
    <w:p w:rsidR="007A7BA6" w:rsidRDefault="007A7BA6" w:rsidP="00B15690">
      <w:pPr>
        <w:ind w:left="1080"/>
      </w:pPr>
    </w:p>
    <w:p w:rsidR="00B15690" w:rsidRDefault="007A7BA6" w:rsidP="007A7BA6">
      <w:pPr>
        <w:pStyle w:val="ListParagraph"/>
        <w:numPr>
          <w:ilvl w:val="0"/>
          <w:numId w:val="2"/>
        </w:numPr>
      </w:pPr>
      <w:r>
        <w:t>Meetings</w:t>
      </w:r>
    </w:p>
    <w:p w:rsidR="00B15690" w:rsidRDefault="00B15690" w:rsidP="00B15690">
      <w:pPr>
        <w:ind w:left="1080"/>
      </w:pPr>
      <w:r>
        <w:t xml:space="preserve">Weekly meetings of the Wesley Fellowship are planned by the campus minister with the assistance of the leadership team. These meetings include worship, fellowship, discussion, and prayer. Various mission projects. </w:t>
      </w:r>
      <w:ins w:id="9" w:author="Edward McCutcheon" w:date="2018-03-25T12:57:00Z">
        <w:r w:rsidR="005D13A9">
          <w:t>r</w:t>
        </w:r>
      </w:ins>
      <w:del w:id="10" w:author="Edward McCutcheon" w:date="2018-03-25T12:57:00Z">
        <w:r w:rsidDel="005D13A9">
          <w:delText>R</w:delText>
        </w:r>
      </w:del>
      <w:r>
        <w:t>etreats, and social events will be held throughout the school year for Wesley members.</w:t>
      </w:r>
    </w:p>
    <w:p w:rsidR="007A7BA6" w:rsidRDefault="007A7BA6" w:rsidP="00B15690">
      <w:pPr>
        <w:ind w:left="1080"/>
      </w:pPr>
    </w:p>
    <w:p w:rsidR="00B15690" w:rsidRDefault="007A7BA6" w:rsidP="007A7BA6">
      <w:pPr>
        <w:pStyle w:val="ListParagraph"/>
        <w:numPr>
          <w:ilvl w:val="0"/>
          <w:numId w:val="2"/>
        </w:numPr>
      </w:pPr>
      <w:r>
        <w:t>Amendments</w:t>
      </w:r>
    </w:p>
    <w:p w:rsidR="007A7BA6" w:rsidRDefault="00B15690" w:rsidP="00B15690">
      <w:pPr>
        <w:ind w:left="1080"/>
      </w:pPr>
      <w:r>
        <w:t>The leadership team will overs</w:t>
      </w:r>
      <w:r w:rsidR="00DE5EA7">
        <w:t>ee the process of wording any suggested amendments to the Wesley Constitution. The leadership team will them</w:t>
      </w:r>
      <w:r w:rsidR="00043C64">
        <w:t xml:space="preserve"> present the proposed amendment</w:t>
      </w:r>
      <w:r w:rsidR="00DE5EA7">
        <w:t xml:space="preserve">s) to the entire group and the Wesley Board for approval. A 2/3 majority from both the Wesley Board and the Wesley Fellowship will be required to approve any amendment(s) to the constitution. Such consensus is necessary from both bodies before any amendment is accepted. </w:t>
      </w:r>
    </w:p>
    <w:p w:rsidR="007A7BA6" w:rsidRPr="007A7BA6" w:rsidRDefault="007A7BA6" w:rsidP="007A7BA6"/>
    <w:p w:rsidR="007A7BA6" w:rsidRDefault="007A7BA6"/>
    <w:sectPr w:rsidR="007A7BA6" w:rsidSect="007A7BA6">
      <w:headerReference w:type="default" r:id="rId8"/>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466AD" w:rsidRDefault="003466AD" w:rsidP="00A4115A">
      <w:r>
        <w:separator/>
      </w:r>
    </w:p>
  </w:endnote>
  <w:endnote w:type="continuationSeparator" w:id="0">
    <w:p w:rsidR="003466AD" w:rsidRDefault="003466AD" w:rsidP="00A411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Segoe UI">
    <w:altName w:val="Arial"/>
    <w:panose1 w:val="020B0604020202020204"/>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466AD" w:rsidRDefault="003466AD" w:rsidP="00A4115A">
      <w:r>
        <w:separator/>
      </w:r>
    </w:p>
  </w:footnote>
  <w:footnote w:type="continuationSeparator" w:id="0">
    <w:p w:rsidR="003466AD" w:rsidRDefault="003466AD" w:rsidP="00A411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15690" w:rsidRPr="007A7BA6" w:rsidRDefault="00203A5F" w:rsidP="007A7BA6">
    <w:pPr>
      <w:pStyle w:val="Header"/>
      <w:jc w:val="center"/>
      <w:rPr>
        <w:b/>
        <w:sz w:val="28"/>
      </w:rPr>
    </w:pPr>
    <w:r>
      <w:rPr>
        <w:b/>
        <w:sz w:val="28"/>
      </w:rPr>
      <w:t xml:space="preserve">Furman </w:t>
    </w:r>
    <w:r w:rsidR="00B15690">
      <w:rPr>
        <w:b/>
        <w:sz w:val="28"/>
      </w:rPr>
      <w:t>Wesley Fellowship Constitution and Bylaws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DE2763E"/>
    <w:multiLevelType w:val="hybridMultilevel"/>
    <w:tmpl w:val="E14CDD8A"/>
    <w:lvl w:ilvl="0" w:tplc="F820AB5E">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6CA1A46"/>
    <w:multiLevelType w:val="hybridMultilevel"/>
    <w:tmpl w:val="6CFEC904"/>
    <w:lvl w:ilvl="0" w:tplc="BABAF7D0">
      <w:start w:val="1"/>
      <w:numFmt w:val="upperRoman"/>
      <w:lvlText w:val="%1."/>
      <w:lvlJc w:val="left"/>
      <w:pPr>
        <w:ind w:left="126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6F0C6AB1"/>
    <w:multiLevelType w:val="hybridMultilevel"/>
    <w:tmpl w:val="6CFEC904"/>
    <w:lvl w:ilvl="0" w:tplc="BABAF7D0">
      <w:start w:val="1"/>
      <w:numFmt w:val="upperRoman"/>
      <w:lvlText w:val="%1."/>
      <w:lvlJc w:val="left"/>
      <w:pPr>
        <w:ind w:left="1080" w:hanging="720"/>
      </w:pPr>
      <w:rPr>
        <w:rFonts w:hint="default"/>
      </w:rPr>
    </w:lvl>
    <w:lvl w:ilvl="1" w:tplc="04090019">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num w:numId="1">
    <w:abstractNumId w:val="0"/>
  </w:num>
  <w:num w:numId="2">
    <w:abstractNumId w:val="2"/>
  </w:num>
  <w:num w:numId="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Edward McCutcheon">
    <w15:presenceInfo w15:providerId="Windows Live" w15:userId="5ae4a382-2d50-4545-975a-2e5786a00c9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embedSystemFonts/>
  <w:proofState w:spelling="clean" w:grammar="clean"/>
  <w:trackRevision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BA6"/>
    <w:rsid w:val="000313F5"/>
    <w:rsid w:val="00043C64"/>
    <w:rsid w:val="00106527"/>
    <w:rsid w:val="00203A5F"/>
    <w:rsid w:val="002F2055"/>
    <w:rsid w:val="003466AD"/>
    <w:rsid w:val="00521913"/>
    <w:rsid w:val="00593DE2"/>
    <w:rsid w:val="005D13A9"/>
    <w:rsid w:val="006137D7"/>
    <w:rsid w:val="006D41FF"/>
    <w:rsid w:val="00753DA1"/>
    <w:rsid w:val="007A7BA6"/>
    <w:rsid w:val="00A4115A"/>
    <w:rsid w:val="00B15690"/>
    <w:rsid w:val="00C2026D"/>
    <w:rsid w:val="00C51661"/>
    <w:rsid w:val="00C807E8"/>
    <w:rsid w:val="00C95AB8"/>
    <w:rsid w:val="00D46054"/>
    <w:rsid w:val="00D51FAF"/>
    <w:rsid w:val="00DB6427"/>
    <w:rsid w:val="00DE5EA7"/>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E9324"/>
  <w15:chartTrackingRefBased/>
  <w15:docId w15:val="{FC95FE49-6508-154C-824E-2ADC9F8CC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mbria" w:eastAsia="Cambria" w:hAnsi="Cambria"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E2192"/>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A7BA6"/>
    <w:pPr>
      <w:tabs>
        <w:tab w:val="center" w:pos="4320"/>
        <w:tab w:val="right" w:pos="8640"/>
      </w:tabs>
    </w:pPr>
  </w:style>
  <w:style w:type="character" w:customStyle="1" w:styleId="HeaderChar">
    <w:name w:val="Header Char"/>
    <w:basedOn w:val="DefaultParagraphFont"/>
    <w:link w:val="Header"/>
    <w:uiPriority w:val="99"/>
    <w:rsid w:val="007A7BA6"/>
  </w:style>
  <w:style w:type="paragraph" w:styleId="Footer">
    <w:name w:val="footer"/>
    <w:basedOn w:val="Normal"/>
    <w:link w:val="FooterChar"/>
    <w:uiPriority w:val="99"/>
    <w:unhideWhenUsed/>
    <w:rsid w:val="007A7BA6"/>
    <w:pPr>
      <w:tabs>
        <w:tab w:val="center" w:pos="4320"/>
        <w:tab w:val="right" w:pos="8640"/>
      </w:tabs>
    </w:pPr>
  </w:style>
  <w:style w:type="character" w:customStyle="1" w:styleId="FooterChar">
    <w:name w:val="Footer Char"/>
    <w:basedOn w:val="DefaultParagraphFont"/>
    <w:link w:val="Footer"/>
    <w:uiPriority w:val="99"/>
    <w:rsid w:val="007A7BA6"/>
  </w:style>
  <w:style w:type="paragraph" w:styleId="ListParagraph">
    <w:name w:val="List Paragraph"/>
    <w:basedOn w:val="Normal"/>
    <w:uiPriority w:val="34"/>
    <w:qFormat/>
    <w:rsid w:val="007A7BA6"/>
    <w:pPr>
      <w:ind w:left="720"/>
      <w:contextualSpacing/>
    </w:pPr>
  </w:style>
  <w:style w:type="paragraph" w:styleId="BalloonText">
    <w:name w:val="Balloon Text"/>
    <w:basedOn w:val="Normal"/>
    <w:link w:val="BalloonTextChar"/>
    <w:uiPriority w:val="99"/>
    <w:semiHidden/>
    <w:unhideWhenUsed/>
    <w:rsid w:val="00203A5F"/>
    <w:rPr>
      <w:rFonts w:ascii="Segoe UI" w:hAnsi="Segoe UI" w:cs="Segoe UI"/>
      <w:sz w:val="18"/>
      <w:szCs w:val="18"/>
    </w:rPr>
  </w:style>
  <w:style w:type="character" w:customStyle="1" w:styleId="BalloonTextChar">
    <w:name w:val="Balloon Text Char"/>
    <w:link w:val="BalloonText"/>
    <w:uiPriority w:val="99"/>
    <w:semiHidden/>
    <w:rsid w:val="00203A5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microsoft.com/office/2011/relationships/people" Target="people.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F720B6-3697-B648-8331-6B9D45FEC6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618</Words>
  <Characters>3527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Furman University</Company>
  <LinksUpToDate>false</LinksUpToDate>
  <CharactersWithSpaces>4137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Hillary  Taylor</dc:creator>
  <cp:keywords/>
  <dc:description/>
  <cp:lastModifiedBy>Edward McCutcheon</cp:lastModifiedBy>
  <cp:revision>4</cp:revision>
  <cp:lastPrinted>2017-09-25T23:32:00Z</cp:lastPrinted>
  <dcterms:created xsi:type="dcterms:W3CDTF">2018-03-25T16:58:00Z</dcterms:created>
  <dcterms:modified xsi:type="dcterms:W3CDTF">2018-03-25T17:01:00Z</dcterms:modified>
  <cp:category/>
</cp:coreProperties>
</file>