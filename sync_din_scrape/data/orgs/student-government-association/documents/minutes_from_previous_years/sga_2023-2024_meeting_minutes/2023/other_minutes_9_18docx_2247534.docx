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29C39"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Meeting started at 6:02pm</w:t>
      </w:r>
    </w:p>
    <w:p w14:paraId="68D01830" w14:textId="77777777" w:rsidR="007B6D5B" w:rsidRPr="007B6D5B" w:rsidRDefault="007B6D5B" w:rsidP="007B6D5B">
      <w:pPr>
        <w:rPr>
          <w:rFonts w:ascii="Times New Roman" w:eastAsia="Times New Roman" w:hAnsi="Times New Roman" w:cs="Times New Roman"/>
          <w:color w:val="000000"/>
          <w:kern w:val="0"/>
          <w14:ligatures w14:val="none"/>
        </w:rPr>
      </w:pPr>
    </w:p>
    <w:p w14:paraId="123CCF58"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Dean Cassidy: </w:t>
      </w:r>
    </w:p>
    <w:p w14:paraId="41EB17A5" w14:textId="77777777" w:rsidR="007B6D5B" w:rsidRPr="007B6D5B" w:rsidRDefault="007B6D5B" w:rsidP="007B6D5B">
      <w:pPr>
        <w:rPr>
          <w:rFonts w:ascii="Times New Roman" w:eastAsia="Times New Roman" w:hAnsi="Times New Roman" w:cs="Times New Roman"/>
          <w:color w:val="000000"/>
          <w:kern w:val="0"/>
          <w14:ligatures w14:val="none"/>
        </w:rPr>
      </w:pPr>
    </w:p>
    <w:p w14:paraId="72F6E304"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046FF4A3"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Meredith Ervin:  here </w:t>
      </w:r>
    </w:p>
    <w:p w14:paraId="5608BF25"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Yaseen </w:t>
      </w:r>
      <w:proofErr w:type="spellStart"/>
      <w:r w:rsidRPr="007B6D5B">
        <w:rPr>
          <w:rFonts w:ascii="Arial" w:eastAsia="Times New Roman" w:hAnsi="Arial" w:cs="Arial"/>
          <w:color w:val="000000"/>
          <w:kern w:val="0"/>
          <w:sz w:val="22"/>
          <w:szCs w:val="22"/>
          <w14:ligatures w14:val="none"/>
        </w:rPr>
        <w:t>Echekki</w:t>
      </w:r>
      <w:proofErr w:type="spellEnd"/>
      <w:r w:rsidRPr="007B6D5B">
        <w:rPr>
          <w:rFonts w:ascii="Arial" w:eastAsia="Times New Roman" w:hAnsi="Arial" w:cs="Arial"/>
          <w:color w:val="000000"/>
          <w:kern w:val="0"/>
          <w:sz w:val="22"/>
          <w:szCs w:val="22"/>
          <w14:ligatures w14:val="none"/>
        </w:rPr>
        <w:t>:  here</w:t>
      </w:r>
    </w:p>
    <w:p w14:paraId="2899D58B"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Andrew Cooter: here</w:t>
      </w:r>
    </w:p>
    <w:p w14:paraId="30A20CF0"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Carly Gillis: here</w:t>
      </w:r>
    </w:p>
    <w:p w14:paraId="53D72C0D"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Lydia McCarty: absence (excused) </w:t>
      </w:r>
    </w:p>
    <w:p w14:paraId="00C1D8E6"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Tatyana Gonzalez: here </w:t>
      </w:r>
    </w:p>
    <w:p w14:paraId="27AAB1CB" w14:textId="77777777" w:rsidR="007B6D5B" w:rsidRPr="007B6D5B" w:rsidRDefault="007B6D5B" w:rsidP="007B6D5B">
      <w:pPr>
        <w:rPr>
          <w:rFonts w:ascii="Times New Roman" w:eastAsia="Times New Roman" w:hAnsi="Times New Roman" w:cs="Times New Roman"/>
          <w:color w:val="000000"/>
          <w:kern w:val="0"/>
          <w14:ligatures w14:val="none"/>
        </w:rPr>
      </w:pPr>
    </w:p>
    <w:p w14:paraId="5A73821A"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1C52FE1F" w14:textId="77777777" w:rsidR="007B6D5B" w:rsidRPr="007B6D5B" w:rsidRDefault="007B6D5B" w:rsidP="007B6D5B">
      <w:pPr>
        <w:rPr>
          <w:rFonts w:ascii="Times New Roman" w:eastAsia="Times New Roman" w:hAnsi="Times New Roman" w:cs="Times New Roman"/>
          <w:color w:val="000000"/>
          <w:kern w:val="0"/>
          <w14:ligatures w14:val="none"/>
        </w:rPr>
      </w:pPr>
    </w:p>
    <w:p w14:paraId="36EB9EE3"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083B4A14"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Sydney Beraho: here</w:t>
      </w:r>
    </w:p>
    <w:p w14:paraId="65958C0C"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Alex Murray: here </w:t>
      </w:r>
    </w:p>
    <w:p w14:paraId="352A9DB3"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Leah Manning: here </w:t>
      </w:r>
    </w:p>
    <w:p w14:paraId="3EF0A0BD"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p>
    <w:p w14:paraId="30533BCB" w14:textId="77777777" w:rsidR="007B6D5B" w:rsidRPr="007B6D5B" w:rsidRDefault="007B6D5B" w:rsidP="007B6D5B">
      <w:pPr>
        <w:rPr>
          <w:rFonts w:ascii="Times New Roman" w:eastAsia="Times New Roman" w:hAnsi="Times New Roman" w:cs="Times New Roman"/>
          <w:color w:val="000000"/>
          <w:kern w:val="0"/>
          <w14:ligatures w14:val="none"/>
        </w:rPr>
      </w:pPr>
    </w:p>
    <w:p w14:paraId="04299904"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4ADFDFC1"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Mary Boucher: Absent (excused) </w:t>
      </w:r>
    </w:p>
    <w:p w14:paraId="0997DCE3" w14:textId="77777777" w:rsidR="007B6D5B" w:rsidRPr="007B6D5B" w:rsidRDefault="007B6D5B" w:rsidP="007B6D5B">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here </w:t>
      </w:r>
    </w:p>
    <w:p w14:paraId="2201A7EA"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Adara Briceño: absent (unexcused) </w:t>
      </w:r>
    </w:p>
    <w:p w14:paraId="34937F5F"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here </w:t>
      </w:r>
    </w:p>
    <w:p w14:paraId="198A1E4E" w14:textId="77777777" w:rsidR="007B6D5B" w:rsidRPr="007B6D5B" w:rsidRDefault="007B6D5B" w:rsidP="007B6D5B">
      <w:pPr>
        <w:rPr>
          <w:rFonts w:ascii="Times New Roman" w:eastAsia="Times New Roman" w:hAnsi="Times New Roman" w:cs="Times New Roman"/>
          <w:color w:val="000000"/>
          <w:kern w:val="0"/>
          <w14:ligatures w14:val="none"/>
        </w:rPr>
      </w:pPr>
    </w:p>
    <w:p w14:paraId="62B9520D"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7A8DB401"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Tate Denham: here</w:t>
      </w:r>
    </w:p>
    <w:p w14:paraId="293F9129"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Caroline Cousar: here</w:t>
      </w:r>
    </w:p>
    <w:p w14:paraId="06B0A30C"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Frempong:  </w:t>
      </w:r>
      <w:proofErr w:type="gramStart"/>
      <w:r w:rsidRPr="007B6D5B">
        <w:rPr>
          <w:rFonts w:ascii="Arial" w:eastAsia="Times New Roman" w:hAnsi="Arial" w:cs="Arial"/>
          <w:color w:val="000000"/>
          <w:kern w:val="0"/>
          <w:sz w:val="22"/>
          <w:szCs w:val="22"/>
          <w14:ligatures w14:val="none"/>
        </w:rPr>
        <w:t>here  (</w:t>
      </w:r>
      <w:proofErr w:type="gramEnd"/>
      <w:r w:rsidRPr="007B6D5B">
        <w:rPr>
          <w:rFonts w:ascii="Arial" w:eastAsia="Times New Roman" w:hAnsi="Arial" w:cs="Arial"/>
          <w:color w:val="000000"/>
          <w:kern w:val="0"/>
          <w:sz w:val="22"/>
          <w:szCs w:val="22"/>
          <w14:ligatures w14:val="none"/>
        </w:rPr>
        <w:t>late) </w:t>
      </w:r>
    </w:p>
    <w:p w14:paraId="416BABF9"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Mariam Nguyen: absent (excused) </w:t>
      </w:r>
    </w:p>
    <w:p w14:paraId="5AB1342A" w14:textId="77777777" w:rsidR="007B6D5B" w:rsidRPr="007B6D5B" w:rsidRDefault="007B6D5B" w:rsidP="007B6D5B">
      <w:pPr>
        <w:rPr>
          <w:rFonts w:ascii="Times New Roman" w:eastAsia="Times New Roman" w:hAnsi="Times New Roman" w:cs="Times New Roman"/>
          <w:color w:val="000000"/>
          <w:kern w:val="0"/>
          <w14:ligatures w14:val="none"/>
        </w:rPr>
      </w:pPr>
    </w:p>
    <w:p w14:paraId="5B2B1EC0"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20479062"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FUSAB; Grayson Taylor: here </w:t>
      </w:r>
    </w:p>
    <w:p w14:paraId="747AB0E7"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RLC; Jeff McLane: here </w:t>
      </w:r>
    </w:p>
    <w:p w14:paraId="21E17BB1"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SDC; Abijah Leamon: here </w:t>
      </w:r>
    </w:p>
    <w:p w14:paraId="6252ECD2"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Religious </w:t>
      </w:r>
      <w:proofErr w:type="gramStart"/>
      <w:r w:rsidRPr="007B6D5B">
        <w:rPr>
          <w:rFonts w:ascii="Arial" w:eastAsia="Times New Roman" w:hAnsi="Arial" w:cs="Arial"/>
          <w:color w:val="000000"/>
          <w:kern w:val="0"/>
          <w:sz w:val="22"/>
          <w:szCs w:val="22"/>
          <w14:ligatures w14:val="none"/>
        </w:rPr>
        <w:t>Council;  Ruthie</w:t>
      </w:r>
      <w:proofErr w:type="gramEnd"/>
      <w:r w:rsidRPr="007B6D5B">
        <w:rPr>
          <w:rFonts w:ascii="Arial" w:eastAsia="Times New Roman" w:hAnsi="Arial" w:cs="Arial"/>
          <w:color w:val="000000"/>
          <w:kern w:val="0"/>
          <w:sz w:val="22"/>
          <w:szCs w:val="22"/>
          <w14:ligatures w14:val="none"/>
        </w:rPr>
        <w:t xml:space="preserve"> Richardson: here</w:t>
      </w:r>
    </w:p>
    <w:p w14:paraId="225424FC"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Campus Rec; Eva Brooks: here </w:t>
      </w:r>
    </w:p>
    <w:p w14:paraId="111B9238"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Panhel; Katherine Murphy: here </w:t>
      </w:r>
    </w:p>
    <w:p w14:paraId="69C52A6F"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FUOC; Adrian Gonzalez: here </w:t>
      </w:r>
    </w:p>
    <w:p w14:paraId="4BF9D817" w14:textId="77777777" w:rsidR="007B6D5B" w:rsidRPr="007B6D5B" w:rsidRDefault="007B6D5B" w:rsidP="007B6D5B">
      <w:pPr>
        <w:rPr>
          <w:rFonts w:ascii="Times New Roman" w:eastAsia="Times New Roman" w:hAnsi="Times New Roman" w:cs="Times New Roman"/>
          <w:color w:val="000000"/>
          <w:kern w:val="0"/>
          <w14:ligatures w14:val="none"/>
        </w:rPr>
      </w:pPr>
    </w:p>
    <w:p w14:paraId="4AE3B62F"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Lauren Payne asked to share the information for the career fair. </w:t>
      </w:r>
    </w:p>
    <w:p w14:paraId="1CD0FC06" w14:textId="77777777" w:rsidR="007B6D5B" w:rsidRPr="007B6D5B" w:rsidRDefault="007B6D5B" w:rsidP="007B6D5B">
      <w:pPr>
        <w:rPr>
          <w:rFonts w:ascii="Times New Roman" w:eastAsia="Times New Roman" w:hAnsi="Times New Roman" w:cs="Times New Roman"/>
          <w:color w:val="000000"/>
          <w:kern w:val="0"/>
          <w14:ligatures w14:val="none"/>
        </w:rPr>
      </w:pPr>
    </w:p>
    <w:p w14:paraId="18612895"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Guest Speaker: Melissa Nichols </w:t>
      </w:r>
    </w:p>
    <w:p w14:paraId="625E8AA8"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Runs the title </w:t>
      </w:r>
      <w:proofErr w:type="spellStart"/>
      <w:r w:rsidRPr="007B6D5B">
        <w:rPr>
          <w:rFonts w:ascii="Arial" w:eastAsia="Times New Roman" w:hAnsi="Arial" w:cs="Arial"/>
          <w:color w:val="000000"/>
          <w:kern w:val="0"/>
          <w:sz w:val="22"/>
          <w:szCs w:val="22"/>
          <w14:ligatures w14:val="none"/>
        </w:rPr>
        <w:t>iX</w:t>
      </w:r>
      <w:proofErr w:type="spellEnd"/>
      <w:r w:rsidRPr="007B6D5B">
        <w:rPr>
          <w:rFonts w:ascii="Arial" w:eastAsia="Times New Roman" w:hAnsi="Arial" w:cs="Arial"/>
          <w:color w:val="000000"/>
          <w:kern w:val="0"/>
          <w:sz w:val="22"/>
          <w:szCs w:val="22"/>
          <w14:ligatures w14:val="none"/>
        </w:rPr>
        <w:t xml:space="preserve"> office which helps students dealing with sexual violence. When a student reports, they get to decide </w:t>
      </w:r>
      <w:proofErr w:type="spellStart"/>
      <w:proofErr w:type="gramStart"/>
      <w:r w:rsidRPr="007B6D5B">
        <w:rPr>
          <w:rFonts w:ascii="Arial" w:eastAsia="Times New Roman" w:hAnsi="Arial" w:cs="Arial"/>
          <w:color w:val="000000"/>
          <w:kern w:val="0"/>
          <w:sz w:val="22"/>
          <w:szCs w:val="22"/>
          <w14:ligatures w14:val="none"/>
        </w:rPr>
        <w:t>first hand</w:t>
      </w:r>
      <w:proofErr w:type="spellEnd"/>
      <w:proofErr w:type="gramEnd"/>
      <w:r w:rsidRPr="007B6D5B">
        <w:rPr>
          <w:rFonts w:ascii="Arial" w:eastAsia="Times New Roman" w:hAnsi="Arial" w:cs="Arial"/>
          <w:color w:val="000000"/>
          <w:kern w:val="0"/>
          <w:sz w:val="22"/>
          <w:szCs w:val="22"/>
          <w14:ligatures w14:val="none"/>
        </w:rPr>
        <w:t xml:space="preserve"> what happens with that information. People come o </w:t>
      </w:r>
      <w:proofErr w:type="spellStart"/>
      <w:r w:rsidRPr="007B6D5B">
        <w:rPr>
          <w:rFonts w:ascii="Arial" w:eastAsia="Times New Roman" w:hAnsi="Arial" w:cs="Arial"/>
          <w:color w:val="000000"/>
          <w:kern w:val="0"/>
          <w:sz w:val="22"/>
          <w:szCs w:val="22"/>
          <w14:ligatures w14:val="none"/>
        </w:rPr>
        <w:t>mthe</w:t>
      </w:r>
      <w:proofErr w:type="spellEnd"/>
      <w:r w:rsidRPr="007B6D5B">
        <w:rPr>
          <w:rFonts w:ascii="Arial" w:eastAsia="Times New Roman" w:hAnsi="Arial" w:cs="Arial"/>
          <w:color w:val="000000"/>
          <w:kern w:val="0"/>
          <w:sz w:val="22"/>
          <w:szCs w:val="22"/>
          <w14:ligatures w14:val="none"/>
        </w:rPr>
        <w:t xml:space="preserve"> office for all different reasons, seeing the options, asking for a no-contact order (</w:t>
      </w:r>
      <w:proofErr w:type="spellStart"/>
      <w:r w:rsidRPr="007B6D5B">
        <w:rPr>
          <w:rFonts w:ascii="Arial" w:eastAsia="Times New Roman" w:hAnsi="Arial" w:cs="Arial"/>
          <w:color w:val="000000"/>
          <w:kern w:val="0"/>
          <w:sz w:val="22"/>
          <w:szCs w:val="22"/>
          <w14:ligatures w14:val="none"/>
        </w:rPr>
        <w:t>furman</w:t>
      </w:r>
      <w:proofErr w:type="spellEnd"/>
      <w:r w:rsidRPr="007B6D5B">
        <w:rPr>
          <w:rFonts w:ascii="Arial" w:eastAsia="Times New Roman" w:hAnsi="Arial" w:cs="Arial"/>
          <w:color w:val="000000"/>
          <w:kern w:val="0"/>
          <w:sz w:val="22"/>
          <w:szCs w:val="22"/>
          <w14:ligatures w14:val="none"/>
        </w:rPr>
        <w:t xml:space="preserve"> restraining order), and some people look for </w:t>
      </w:r>
      <w:proofErr w:type="spellStart"/>
      <w:r w:rsidRPr="007B6D5B">
        <w:rPr>
          <w:rFonts w:ascii="Arial" w:eastAsia="Times New Roman" w:hAnsi="Arial" w:cs="Arial"/>
          <w:color w:val="000000"/>
          <w:kern w:val="0"/>
          <w:sz w:val="22"/>
          <w:szCs w:val="22"/>
          <w14:ligatures w14:val="none"/>
        </w:rPr>
        <w:t>connetions</w:t>
      </w:r>
      <w:proofErr w:type="spellEnd"/>
      <w:r w:rsidRPr="007B6D5B">
        <w:rPr>
          <w:rFonts w:ascii="Arial" w:eastAsia="Times New Roman" w:hAnsi="Arial" w:cs="Arial"/>
          <w:color w:val="000000"/>
          <w:kern w:val="0"/>
          <w:sz w:val="22"/>
          <w:szCs w:val="22"/>
          <w14:ligatures w14:val="none"/>
        </w:rPr>
        <w:t xml:space="preserve"> to resources. This sums up the Nine about IX. Alcohol and drug violations do not go through student conduct if they occur during a </w:t>
      </w:r>
      <w:r w:rsidRPr="007B6D5B">
        <w:rPr>
          <w:rFonts w:ascii="Arial" w:eastAsia="Times New Roman" w:hAnsi="Arial" w:cs="Arial"/>
          <w:color w:val="000000"/>
          <w:kern w:val="0"/>
          <w:sz w:val="22"/>
          <w:szCs w:val="22"/>
          <w14:ligatures w14:val="none"/>
        </w:rPr>
        <w:lastRenderedPageBreak/>
        <w:t>sexual assault case. We want people to come in and report these concerns, and not let them feel uncomfortable about being honest. </w:t>
      </w:r>
    </w:p>
    <w:p w14:paraId="5FFA4784" w14:textId="77777777" w:rsidR="007B6D5B" w:rsidRPr="007B6D5B" w:rsidRDefault="007B6D5B" w:rsidP="007B6D5B">
      <w:pPr>
        <w:rPr>
          <w:rFonts w:ascii="Times New Roman" w:eastAsia="Times New Roman" w:hAnsi="Times New Roman" w:cs="Times New Roman"/>
          <w:color w:val="000000"/>
          <w:kern w:val="0"/>
          <w14:ligatures w14:val="none"/>
        </w:rPr>
      </w:pPr>
    </w:p>
    <w:p w14:paraId="1F966FCB" w14:textId="0A43E5D5"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Title IX misconduct options at Furman University, most tings reported to Title IX are also classified as crimes and are often reported to the law enforcement as well. Students can also report just through law enforcement, </w:t>
      </w:r>
      <w:del w:id="0" w:author="Carly Gillis2-Student" w:date="2023-09-19T09:34:00Z">
        <w:r w:rsidRPr="007B6D5B" w:rsidDel="000C1A24">
          <w:rPr>
            <w:rFonts w:ascii="Arial" w:eastAsia="Times New Roman" w:hAnsi="Arial" w:cs="Arial"/>
            <w:color w:val="000000"/>
            <w:kern w:val="0"/>
            <w:sz w:val="22"/>
            <w:szCs w:val="22"/>
            <w14:ligatures w14:val="none"/>
          </w:rPr>
          <w:delText>furman</w:delText>
        </w:r>
      </w:del>
      <w:ins w:id="1" w:author="Carly Gillis2-Student" w:date="2023-09-19T09:34:00Z">
        <w:r w:rsidR="000C1A24" w:rsidRPr="007B6D5B">
          <w:rPr>
            <w:rFonts w:ascii="Arial" w:eastAsia="Times New Roman" w:hAnsi="Arial" w:cs="Arial"/>
            <w:color w:val="000000"/>
            <w:kern w:val="0"/>
            <w:sz w:val="22"/>
            <w:szCs w:val="22"/>
            <w14:ligatures w14:val="none"/>
          </w:rPr>
          <w:t>Furman</w:t>
        </w:r>
      </w:ins>
      <w:r w:rsidRPr="007B6D5B">
        <w:rPr>
          <w:rFonts w:ascii="Arial" w:eastAsia="Times New Roman" w:hAnsi="Arial" w:cs="Arial"/>
          <w:color w:val="000000"/>
          <w:kern w:val="0"/>
          <w:sz w:val="22"/>
          <w:szCs w:val="22"/>
          <w14:ligatures w14:val="none"/>
        </w:rPr>
        <w:t xml:space="preserve"> grievance process or both. Alternative solution process is also available, and lots of students are satisfied. If a student wants another student removed due to a report, they have to go through the formal grievance process. This is due to the law, not Furman, and it is a very difficult process as this is a legal process. </w:t>
      </w:r>
    </w:p>
    <w:p w14:paraId="694B743E" w14:textId="77777777" w:rsidR="007B6D5B" w:rsidRPr="007B6D5B" w:rsidRDefault="007B6D5B" w:rsidP="007B6D5B">
      <w:pPr>
        <w:rPr>
          <w:rFonts w:ascii="Times New Roman" w:eastAsia="Times New Roman" w:hAnsi="Times New Roman" w:cs="Times New Roman"/>
          <w:color w:val="000000"/>
          <w:kern w:val="0"/>
          <w14:ligatures w14:val="none"/>
        </w:rPr>
      </w:pPr>
    </w:p>
    <w:p w14:paraId="0EB762E4" w14:textId="580D16C8"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It </w:t>
      </w:r>
      <w:del w:id="2" w:author="Carly Gillis2-Student" w:date="2023-09-19T09:34:00Z">
        <w:r w:rsidRPr="007B6D5B" w:rsidDel="000C1A24">
          <w:rPr>
            <w:rFonts w:ascii="Arial" w:eastAsia="Times New Roman" w:hAnsi="Arial" w:cs="Arial"/>
            <w:color w:val="000000"/>
            <w:kern w:val="0"/>
            <w:sz w:val="22"/>
            <w:szCs w:val="22"/>
            <w14:ligatures w14:val="none"/>
          </w:rPr>
          <w:delText>takeas</w:delText>
        </w:r>
      </w:del>
      <w:ins w:id="3" w:author="Carly Gillis2-Student" w:date="2023-09-19T09:34:00Z">
        <w:r w:rsidR="000C1A24" w:rsidRPr="007B6D5B">
          <w:rPr>
            <w:rFonts w:ascii="Arial" w:eastAsia="Times New Roman" w:hAnsi="Arial" w:cs="Arial"/>
            <w:color w:val="000000"/>
            <w:kern w:val="0"/>
            <w:sz w:val="22"/>
            <w:szCs w:val="22"/>
            <w14:ligatures w14:val="none"/>
          </w:rPr>
          <w:t>take as</w:t>
        </w:r>
      </w:ins>
      <w:r w:rsidRPr="007B6D5B">
        <w:rPr>
          <w:rFonts w:ascii="Arial" w:eastAsia="Times New Roman" w:hAnsi="Arial" w:cs="Arial"/>
          <w:color w:val="000000"/>
          <w:kern w:val="0"/>
          <w:sz w:val="22"/>
          <w:szCs w:val="22"/>
          <w14:ligatures w14:val="none"/>
        </w:rPr>
        <w:t xml:space="preserve"> about three months to go through the disciplinary process, investigation takes 45-60 days then some things under federal law have to be followed (time to look at evidence and find a response) and preparation for the hearing end up taking about 20-30 days. </w:t>
      </w:r>
    </w:p>
    <w:p w14:paraId="2C597BAD" w14:textId="77777777" w:rsidR="007B6D5B" w:rsidRPr="007B6D5B" w:rsidRDefault="007B6D5B" w:rsidP="007B6D5B">
      <w:pPr>
        <w:rPr>
          <w:rFonts w:ascii="Times New Roman" w:eastAsia="Times New Roman" w:hAnsi="Times New Roman" w:cs="Times New Roman"/>
          <w:color w:val="000000"/>
          <w:kern w:val="0"/>
          <w14:ligatures w14:val="none"/>
        </w:rPr>
      </w:pPr>
    </w:p>
    <w:p w14:paraId="079B1DD8" w14:textId="6CCC8211" w:rsidR="00C028A4" w:rsidRDefault="007B6D5B" w:rsidP="00C028A4">
      <w:del w:id="4" w:author="Carly Gillis2-Student" w:date="2023-09-19T09:34:00Z">
        <w:r w:rsidRPr="007B6D5B" w:rsidDel="000C1A24">
          <w:rPr>
            <w:rFonts w:ascii="Arial" w:eastAsia="Times New Roman" w:hAnsi="Arial" w:cs="Arial"/>
            <w:color w:val="000000"/>
            <w:kern w:val="0"/>
            <w:sz w:val="22"/>
            <w:szCs w:val="22"/>
            <w14:ligatures w14:val="none"/>
          </w:rPr>
          <w:delText>Three year</w:delText>
        </w:r>
      </w:del>
      <w:ins w:id="5" w:author="Carly Gillis2-Student" w:date="2023-09-19T09:34:00Z">
        <w:r w:rsidR="000C1A24" w:rsidRPr="007B6D5B">
          <w:rPr>
            <w:rFonts w:ascii="Arial" w:eastAsia="Times New Roman" w:hAnsi="Arial" w:cs="Arial"/>
            <w:color w:val="000000"/>
            <w:kern w:val="0"/>
            <w:sz w:val="22"/>
            <w:szCs w:val="22"/>
            <w14:ligatures w14:val="none"/>
          </w:rPr>
          <w:t>Three-year</w:t>
        </w:r>
      </w:ins>
      <w:r w:rsidRPr="007B6D5B">
        <w:rPr>
          <w:rFonts w:ascii="Arial" w:eastAsia="Times New Roman" w:hAnsi="Arial" w:cs="Arial"/>
          <w:color w:val="000000"/>
          <w:kern w:val="0"/>
          <w:sz w:val="22"/>
          <w:szCs w:val="22"/>
          <w14:ligatures w14:val="none"/>
        </w:rPr>
        <w:t xml:space="preserve"> report shared with council (will not be shared with the whole school until 9/25). Due to privacy regarding Title IX cases and the process, this report allows for increased transparency with the student body and greater community while also protecting the anonymity of the people affected by this. All people </w:t>
      </w:r>
      <w:r w:rsidR="00C028A4">
        <w:rPr>
          <w:rFonts w:ascii="Arial" w:eastAsia="Times New Roman" w:hAnsi="Arial" w:cs="Arial"/>
          <w:color w:val="000000"/>
          <w:kern w:val="0"/>
          <w:sz w:val="22"/>
          <w:szCs w:val="22"/>
          <w14:ligatures w14:val="none"/>
        </w:rPr>
        <w:t xml:space="preserve">still at Furman </w:t>
      </w:r>
      <w:r w:rsidR="00C028A4" w:rsidRPr="00C028A4">
        <w:rPr>
          <w:rFonts w:ascii="Arial" w:eastAsia="Times New Roman" w:hAnsi="Arial" w:cs="Arial"/>
          <w:color w:val="000000"/>
          <w:kern w:val="0"/>
          <w:sz w:val="22"/>
          <w:szCs w:val="22"/>
          <w14:ligatures w14:val="none"/>
        </w:rPr>
        <w:t xml:space="preserve">who went through the formal disciplinary process or alternative resolution process in the past three years </w:t>
      </w:r>
      <w:r w:rsidRPr="00C028A4">
        <w:rPr>
          <w:rFonts w:ascii="Arial" w:eastAsia="Times New Roman" w:hAnsi="Arial" w:cs="Arial"/>
          <w:color w:val="000000"/>
          <w:kern w:val="0"/>
          <w:sz w:val="22"/>
          <w:szCs w:val="22"/>
          <w14:ligatures w14:val="none"/>
        </w:rPr>
        <w:t xml:space="preserve">were </w:t>
      </w:r>
      <w:del w:id="6" w:author="Melissa Nichols" w:date="2023-09-19T06:41:00Z">
        <w:r w:rsidRPr="00C028A4" w:rsidDel="00C028A4">
          <w:rPr>
            <w:rFonts w:ascii="Arial" w:eastAsia="Times New Roman" w:hAnsi="Arial" w:cs="Arial"/>
            <w:color w:val="000000"/>
            <w:kern w:val="0"/>
            <w:sz w:val="22"/>
            <w:szCs w:val="22"/>
            <w14:ligatures w14:val="none"/>
          </w:rPr>
          <w:delText xml:space="preserve">asked </w:delText>
        </w:r>
      </w:del>
      <w:r w:rsidR="00C028A4" w:rsidRPr="00C028A4">
        <w:rPr>
          <w:rFonts w:ascii="Arial" w:eastAsia="Times New Roman" w:hAnsi="Arial" w:cs="Arial"/>
          <w:color w:val="000000"/>
          <w:kern w:val="0"/>
          <w:sz w:val="22"/>
          <w:szCs w:val="22"/>
          <w14:ligatures w14:val="none"/>
        </w:rPr>
        <w:t xml:space="preserve">given the opportunity to review the report before it was finalized.  </w:t>
      </w:r>
      <w:r w:rsidR="00C028A4">
        <w:rPr>
          <w:rFonts w:ascii="Arial" w:eastAsia="Times New Roman" w:hAnsi="Arial" w:cs="Arial"/>
          <w:color w:val="000000"/>
          <w:kern w:val="0"/>
          <w:sz w:val="22"/>
          <w:szCs w:val="22"/>
          <w14:ligatures w14:val="none"/>
        </w:rPr>
        <w:t xml:space="preserve">While </w:t>
      </w:r>
      <w:r w:rsidR="00C028A4" w:rsidRPr="00C028A4">
        <w:rPr>
          <w:rFonts w:ascii="Arial" w:eastAsia="Times New Roman" w:hAnsi="Arial" w:cs="Arial"/>
          <w:color w:val="000000"/>
          <w:kern w:val="0"/>
          <w:sz w:val="22"/>
          <w:szCs w:val="22"/>
          <w14:ligatures w14:val="none"/>
        </w:rPr>
        <w:t>Melissa Nichols</w:t>
      </w:r>
      <w:r w:rsidR="00C028A4" w:rsidRPr="00C028A4">
        <w:rPr>
          <w:sz w:val="22"/>
          <w:szCs w:val="22"/>
          <w:rPrChange w:id="7" w:author="Melissa Nichols" w:date="2023-09-19T06:44:00Z">
            <w:rPr/>
          </w:rPrChange>
        </w:rPr>
        <w:t xml:space="preserve"> </w:t>
      </w:r>
      <w:r w:rsidR="00C028A4" w:rsidRPr="00C028A4">
        <w:rPr>
          <w:rFonts w:ascii="Arial" w:hAnsi="Arial" w:cs="Arial"/>
          <w:sz w:val="22"/>
          <w:szCs w:val="22"/>
          <w:rPrChange w:id="8" w:author="Melissa Nichols" w:date="2023-09-19T06:44:00Z">
            <w:rPr/>
          </w:rPrChange>
        </w:rPr>
        <w:t>did not hear back from everyone</w:t>
      </w:r>
      <w:r w:rsidR="00C028A4">
        <w:rPr>
          <w:rFonts w:ascii="Arial" w:hAnsi="Arial" w:cs="Arial"/>
          <w:sz w:val="22"/>
          <w:szCs w:val="22"/>
        </w:rPr>
        <w:t xml:space="preserve"> in</w:t>
      </w:r>
      <w:r w:rsidR="00C028A4" w:rsidRPr="00C028A4">
        <w:rPr>
          <w:rFonts w:ascii="Arial" w:hAnsi="Arial" w:cs="Arial"/>
          <w:sz w:val="22"/>
          <w:szCs w:val="22"/>
          <w:rPrChange w:id="9" w:author="Melissa Nichols" w:date="2023-09-19T06:44:00Z">
            <w:rPr/>
          </w:rPrChange>
        </w:rPr>
        <w:t xml:space="preserve"> that group, everyone who did </w:t>
      </w:r>
      <w:del w:id="10" w:author="Carly Gillis2-Student" w:date="2023-09-19T09:32:00Z">
        <w:r w:rsidR="00C028A4" w:rsidRPr="00C028A4" w:rsidDel="000C1A24">
          <w:rPr>
            <w:rFonts w:ascii="Arial" w:hAnsi="Arial" w:cs="Arial"/>
            <w:sz w:val="22"/>
            <w:szCs w:val="22"/>
            <w:rPrChange w:id="11" w:author="Melissa Nichols" w:date="2023-09-19T06:44:00Z">
              <w:rPr/>
            </w:rPrChange>
          </w:rPr>
          <w:delText>review</w:delText>
        </w:r>
        <w:r w:rsidR="00C028A4" w:rsidDel="000C1A24">
          <w:rPr>
            <w:rFonts w:ascii="Arial" w:hAnsi="Arial" w:cs="Arial"/>
            <w:sz w:val="22"/>
            <w:szCs w:val="22"/>
          </w:rPr>
          <w:delText>t</w:delText>
        </w:r>
      </w:del>
      <w:ins w:id="12" w:author="Carly Gillis2-Student" w:date="2023-09-19T09:32:00Z">
        <w:r w:rsidR="000C1A24">
          <w:rPr>
            <w:rFonts w:ascii="Arial" w:hAnsi="Arial" w:cs="Arial"/>
            <w:sz w:val="22"/>
            <w:szCs w:val="22"/>
          </w:rPr>
          <w:t>review t</w:t>
        </w:r>
      </w:ins>
      <w:r w:rsidR="00C028A4">
        <w:rPr>
          <w:rFonts w:ascii="Arial" w:hAnsi="Arial" w:cs="Arial"/>
          <w:sz w:val="22"/>
          <w:szCs w:val="22"/>
        </w:rPr>
        <w:t xml:space="preserve">he report </w:t>
      </w:r>
      <w:r w:rsidR="00C028A4" w:rsidRPr="00C028A4">
        <w:rPr>
          <w:rFonts w:ascii="Arial" w:hAnsi="Arial" w:cs="Arial"/>
          <w:sz w:val="22"/>
          <w:szCs w:val="22"/>
          <w:rPrChange w:id="13" w:author="Melissa Nichols" w:date="2023-09-19T06:44:00Z">
            <w:rPr/>
          </w:rPrChange>
        </w:rPr>
        <w:t>indicated they were comfortable with it.</w:t>
      </w:r>
    </w:p>
    <w:p w14:paraId="7FEA742F" w14:textId="5EC202BF"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Maintaining anonymity, and respecting the survivors remained a priority of the Title IX office. </w:t>
      </w:r>
    </w:p>
    <w:p w14:paraId="60783532" w14:textId="77777777" w:rsidR="007B6D5B" w:rsidRPr="007B6D5B" w:rsidRDefault="007B6D5B" w:rsidP="007B6D5B">
      <w:pPr>
        <w:rPr>
          <w:rFonts w:ascii="Times New Roman" w:eastAsia="Times New Roman" w:hAnsi="Times New Roman" w:cs="Times New Roman"/>
          <w:color w:val="000000"/>
          <w:kern w:val="0"/>
          <w14:ligatures w14:val="none"/>
        </w:rPr>
      </w:pPr>
    </w:p>
    <w:p w14:paraId="7E9D9E3F"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Will be shared with the student body via student government, campus wide email, social media, etc. Recommended to table in Trone to share and answer questions regarding the </w:t>
      </w:r>
      <w:proofErr w:type="gramStart"/>
      <w:r w:rsidRPr="007B6D5B">
        <w:rPr>
          <w:rFonts w:ascii="Arial" w:eastAsia="Times New Roman" w:hAnsi="Arial" w:cs="Arial"/>
          <w:color w:val="000000"/>
          <w:kern w:val="0"/>
          <w:sz w:val="22"/>
          <w:szCs w:val="22"/>
          <w14:ligatures w14:val="none"/>
        </w:rPr>
        <w:t>Three Year</w:t>
      </w:r>
      <w:proofErr w:type="gramEnd"/>
      <w:r w:rsidRPr="007B6D5B">
        <w:rPr>
          <w:rFonts w:ascii="Arial" w:eastAsia="Times New Roman" w:hAnsi="Arial" w:cs="Arial"/>
          <w:color w:val="000000"/>
          <w:kern w:val="0"/>
          <w:sz w:val="22"/>
          <w:szCs w:val="22"/>
          <w14:ligatures w14:val="none"/>
        </w:rPr>
        <w:t xml:space="preserve"> Report, also will be highlighted in October’s </w:t>
      </w:r>
      <w:proofErr w:type="spellStart"/>
      <w:r w:rsidRPr="007B6D5B">
        <w:rPr>
          <w:rFonts w:ascii="Arial" w:eastAsia="Times New Roman" w:hAnsi="Arial" w:cs="Arial"/>
          <w:color w:val="000000"/>
          <w:kern w:val="0"/>
          <w:sz w:val="22"/>
          <w:szCs w:val="22"/>
          <w14:ligatures w14:val="none"/>
        </w:rPr>
        <w:t>Sextacular</w:t>
      </w:r>
      <w:proofErr w:type="spellEnd"/>
      <w:r w:rsidRPr="007B6D5B">
        <w:rPr>
          <w:rFonts w:ascii="Arial" w:eastAsia="Times New Roman" w:hAnsi="Arial" w:cs="Arial"/>
          <w:color w:val="000000"/>
          <w:kern w:val="0"/>
          <w:sz w:val="22"/>
          <w:szCs w:val="22"/>
          <w14:ligatures w14:val="none"/>
        </w:rPr>
        <w:t> </w:t>
      </w:r>
    </w:p>
    <w:p w14:paraId="7FCCC3FB" w14:textId="77777777" w:rsidR="007B6D5B" w:rsidRPr="007B6D5B" w:rsidRDefault="007B6D5B" w:rsidP="007B6D5B">
      <w:pPr>
        <w:rPr>
          <w:rFonts w:ascii="Times New Roman" w:eastAsia="Times New Roman" w:hAnsi="Times New Roman" w:cs="Times New Roman"/>
          <w:color w:val="000000"/>
          <w:kern w:val="0"/>
          <w14:ligatures w14:val="none"/>
        </w:rPr>
      </w:pPr>
    </w:p>
    <w:p w14:paraId="6D876001" w14:textId="2E8AF78A"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Based on feedback, the Title IX office is </w:t>
      </w:r>
      <w:del w:id="14" w:author="Carly Gillis2-Student" w:date="2023-09-19T09:33:00Z">
        <w:r w:rsidRPr="007B6D5B" w:rsidDel="000C1A24">
          <w:rPr>
            <w:rFonts w:ascii="Arial" w:eastAsia="Times New Roman" w:hAnsi="Arial" w:cs="Arial"/>
            <w:color w:val="000000"/>
            <w:kern w:val="0"/>
            <w:sz w:val="22"/>
            <w:szCs w:val="22"/>
            <w14:ligatures w14:val="none"/>
          </w:rPr>
          <w:delText>restiriced</w:delText>
        </w:r>
      </w:del>
      <w:ins w:id="15" w:author="Carly Gillis2-Student" w:date="2023-09-19T09:33:00Z">
        <w:r w:rsidR="000C1A24" w:rsidRPr="007B6D5B">
          <w:rPr>
            <w:rFonts w:ascii="Arial" w:eastAsia="Times New Roman" w:hAnsi="Arial" w:cs="Arial"/>
            <w:color w:val="000000"/>
            <w:kern w:val="0"/>
            <w:sz w:val="22"/>
            <w:szCs w:val="22"/>
            <w14:ligatures w14:val="none"/>
          </w:rPr>
          <w:t>restricted</w:t>
        </w:r>
      </w:ins>
      <w:r w:rsidRPr="007B6D5B">
        <w:rPr>
          <w:rFonts w:ascii="Arial" w:eastAsia="Times New Roman" w:hAnsi="Arial" w:cs="Arial"/>
          <w:color w:val="000000"/>
          <w:kern w:val="0"/>
          <w:sz w:val="22"/>
          <w:szCs w:val="22"/>
          <w14:ligatures w14:val="none"/>
        </w:rPr>
        <w:t xml:space="preserve"> on the formal process due to federal regulations which </w:t>
      </w:r>
      <w:del w:id="16" w:author="Carly Gillis2-Student" w:date="2023-09-19T09:33:00Z">
        <w:r w:rsidRPr="007B6D5B" w:rsidDel="000C1A24">
          <w:rPr>
            <w:rFonts w:ascii="Arial" w:eastAsia="Times New Roman" w:hAnsi="Arial" w:cs="Arial"/>
            <w:color w:val="000000"/>
            <w:kern w:val="0"/>
            <w:sz w:val="22"/>
            <w:szCs w:val="22"/>
            <w14:ligatures w14:val="none"/>
          </w:rPr>
          <w:delText>mirco</w:delText>
        </w:r>
      </w:del>
      <w:ins w:id="17" w:author="Carly Gillis2-Student" w:date="2023-09-19T09:33:00Z">
        <w:r w:rsidR="000C1A24" w:rsidRPr="007B6D5B">
          <w:rPr>
            <w:rFonts w:ascii="Arial" w:eastAsia="Times New Roman" w:hAnsi="Arial" w:cs="Arial"/>
            <w:color w:val="000000"/>
            <w:kern w:val="0"/>
            <w:sz w:val="22"/>
            <w:szCs w:val="22"/>
            <w14:ligatures w14:val="none"/>
          </w:rPr>
          <w:t>micro</w:t>
        </w:r>
      </w:ins>
      <w:r w:rsidRPr="007B6D5B">
        <w:rPr>
          <w:rFonts w:ascii="Arial" w:eastAsia="Times New Roman" w:hAnsi="Arial" w:cs="Arial"/>
          <w:color w:val="000000"/>
          <w:kern w:val="0"/>
          <w:sz w:val="22"/>
          <w:szCs w:val="22"/>
          <w14:ligatures w14:val="none"/>
        </w:rPr>
        <w:t xml:space="preserve">-managed the formal grievance process. Under university jurisdiction, there is more leeway in making positive changes. University began using an external investigator (use local lawyers) to help provide </w:t>
      </w:r>
      <w:proofErr w:type="spellStart"/>
      <w:proofErr w:type="gramStart"/>
      <w:r w:rsidRPr="007B6D5B">
        <w:rPr>
          <w:rFonts w:ascii="Arial" w:eastAsia="Times New Roman" w:hAnsi="Arial" w:cs="Arial"/>
          <w:color w:val="000000"/>
          <w:kern w:val="0"/>
          <w:sz w:val="22"/>
          <w:szCs w:val="22"/>
          <w14:ligatures w14:val="none"/>
        </w:rPr>
        <w:t>a</w:t>
      </w:r>
      <w:proofErr w:type="spellEnd"/>
      <w:proofErr w:type="gramEnd"/>
      <w:r w:rsidRPr="007B6D5B">
        <w:rPr>
          <w:rFonts w:ascii="Arial" w:eastAsia="Times New Roman" w:hAnsi="Arial" w:cs="Arial"/>
          <w:color w:val="000000"/>
          <w:kern w:val="0"/>
          <w:sz w:val="22"/>
          <w:szCs w:val="22"/>
          <w14:ligatures w14:val="none"/>
        </w:rPr>
        <w:t xml:space="preserve"> independent viewpoint and keep things fair and this person is paired with an employee at Furman. This helped speed along the process. A hearing board with </w:t>
      </w:r>
      <w:proofErr w:type="spellStart"/>
      <w:r w:rsidRPr="007B6D5B">
        <w:rPr>
          <w:rFonts w:ascii="Arial" w:eastAsia="Times New Roman" w:hAnsi="Arial" w:cs="Arial"/>
          <w:color w:val="000000"/>
          <w:kern w:val="0"/>
          <w:sz w:val="22"/>
          <w:szCs w:val="22"/>
          <w14:ligatures w14:val="none"/>
        </w:rPr>
        <w:t>htree</w:t>
      </w:r>
      <w:proofErr w:type="spellEnd"/>
      <w:r w:rsidRPr="007B6D5B">
        <w:rPr>
          <w:rFonts w:ascii="Arial" w:eastAsia="Times New Roman" w:hAnsi="Arial" w:cs="Arial"/>
          <w:color w:val="000000"/>
          <w:kern w:val="0"/>
          <w:sz w:val="22"/>
          <w:szCs w:val="22"/>
          <w14:ligatures w14:val="none"/>
        </w:rPr>
        <w:t xml:space="preserve"> people is also used, with the hearing chair being a separate attorney drawn from the community, with two </w:t>
      </w:r>
      <w:proofErr w:type="spellStart"/>
      <w:r w:rsidRPr="007B6D5B">
        <w:rPr>
          <w:rFonts w:ascii="Arial" w:eastAsia="Times New Roman" w:hAnsi="Arial" w:cs="Arial"/>
          <w:color w:val="000000"/>
          <w:kern w:val="0"/>
          <w:sz w:val="22"/>
          <w:szCs w:val="22"/>
          <w14:ligatures w14:val="none"/>
        </w:rPr>
        <w:t>furman</w:t>
      </w:r>
      <w:proofErr w:type="spellEnd"/>
      <w:r w:rsidRPr="007B6D5B">
        <w:rPr>
          <w:rFonts w:ascii="Arial" w:eastAsia="Times New Roman" w:hAnsi="Arial" w:cs="Arial"/>
          <w:color w:val="000000"/>
          <w:kern w:val="0"/>
          <w:sz w:val="22"/>
          <w:szCs w:val="22"/>
          <w14:ligatures w14:val="none"/>
        </w:rPr>
        <w:t xml:space="preserve"> employees. </w:t>
      </w:r>
    </w:p>
    <w:p w14:paraId="7D7AEEE3" w14:textId="77777777" w:rsidR="007B6D5B" w:rsidRPr="007B6D5B" w:rsidRDefault="007B6D5B" w:rsidP="007B6D5B">
      <w:pPr>
        <w:rPr>
          <w:rFonts w:ascii="Times New Roman" w:eastAsia="Times New Roman" w:hAnsi="Times New Roman" w:cs="Times New Roman"/>
          <w:color w:val="000000"/>
          <w:kern w:val="0"/>
          <w14:ligatures w14:val="none"/>
        </w:rPr>
      </w:pPr>
    </w:p>
    <w:p w14:paraId="702B6349" w14:textId="59DE1350" w:rsidR="007B6D5B" w:rsidRPr="007B6D5B" w:rsidRDefault="007B6D5B" w:rsidP="007B6D5B">
      <w:pPr>
        <w:rPr>
          <w:rFonts w:ascii="Times New Roman" w:eastAsia="Times New Roman" w:hAnsi="Times New Roman" w:cs="Times New Roman"/>
          <w:color w:val="000000"/>
          <w:kern w:val="0"/>
          <w14:ligatures w14:val="none"/>
        </w:rPr>
      </w:pPr>
      <w:del w:id="18" w:author="Carly Gillis2-Student" w:date="2023-09-19T09:34:00Z">
        <w:r w:rsidRPr="007B6D5B" w:rsidDel="000C1A24">
          <w:rPr>
            <w:rFonts w:ascii="Arial" w:eastAsia="Times New Roman" w:hAnsi="Arial" w:cs="Arial"/>
            <w:color w:val="000000"/>
            <w:kern w:val="0"/>
            <w:sz w:val="22"/>
            <w:szCs w:val="22"/>
            <w14:ligatures w14:val="none"/>
          </w:rPr>
          <w:delText>ACS (associated colleges of the South) and other national colleges,</w:delText>
        </w:r>
      </w:del>
      <w:ins w:id="19" w:author="Carly Gillis2-Student" w:date="2023-09-19T09:34:00Z">
        <w:r w:rsidR="000C1A24" w:rsidRPr="007B6D5B">
          <w:rPr>
            <w:rFonts w:ascii="Arial" w:eastAsia="Times New Roman" w:hAnsi="Arial" w:cs="Arial"/>
            <w:color w:val="000000"/>
            <w:kern w:val="0"/>
            <w:sz w:val="22"/>
            <w:szCs w:val="22"/>
            <w14:ligatures w14:val="none"/>
          </w:rPr>
          <w:t>ACS (associated colleges of the South) and other national colleges</w:t>
        </w:r>
      </w:ins>
      <w:r w:rsidRPr="007B6D5B">
        <w:rPr>
          <w:rFonts w:ascii="Arial" w:eastAsia="Times New Roman" w:hAnsi="Arial" w:cs="Arial"/>
          <w:color w:val="000000"/>
          <w:kern w:val="0"/>
          <w:sz w:val="22"/>
          <w:szCs w:val="22"/>
          <w14:ligatures w14:val="none"/>
        </w:rPr>
        <w:t xml:space="preserve"> have allowed Furman to feel confident in the support and expertise the university is able to offer. What we struggle with are the </w:t>
      </w:r>
      <w:proofErr w:type="spellStart"/>
      <w:r w:rsidRPr="007B6D5B">
        <w:rPr>
          <w:rFonts w:ascii="Arial" w:eastAsia="Times New Roman" w:hAnsi="Arial" w:cs="Arial"/>
          <w:color w:val="000000"/>
          <w:kern w:val="0"/>
          <w:sz w:val="22"/>
          <w:szCs w:val="22"/>
          <w14:ligatures w14:val="none"/>
        </w:rPr>
        <w:t>aoects</w:t>
      </w:r>
      <w:proofErr w:type="spellEnd"/>
      <w:r w:rsidRPr="007B6D5B">
        <w:rPr>
          <w:rFonts w:ascii="Arial" w:eastAsia="Times New Roman" w:hAnsi="Arial" w:cs="Arial"/>
          <w:color w:val="000000"/>
          <w:kern w:val="0"/>
          <w:sz w:val="22"/>
          <w:szCs w:val="22"/>
          <w14:ligatures w14:val="none"/>
        </w:rPr>
        <w:t xml:space="preserve"> that will always be difficult, such as answering questions while undergoing SA and those who are excused of SA or other serious allegations. Some things will always </w:t>
      </w:r>
      <w:proofErr w:type="gramStart"/>
      <w:r w:rsidRPr="007B6D5B">
        <w:rPr>
          <w:rFonts w:ascii="Arial" w:eastAsia="Times New Roman" w:hAnsi="Arial" w:cs="Arial"/>
          <w:color w:val="000000"/>
          <w:kern w:val="0"/>
          <w:sz w:val="22"/>
          <w:szCs w:val="22"/>
          <w14:ligatures w14:val="none"/>
        </w:rPr>
        <w:t>be</w:t>
      </w:r>
      <w:proofErr w:type="gramEnd"/>
      <w:r w:rsidRPr="007B6D5B">
        <w:rPr>
          <w:rFonts w:ascii="Arial" w:eastAsia="Times New Roman" w:hAnsi="Arial" w:cs="Arial"/>
          <w:color w:val="000000"/>
          <w:kern w:val="0"/>
          <w:sz w:val="22"/>
          <w:szCs w:val="22"/>
          <w14:ligatures w14:val="none"/>
        </w:rPr>
        <w:t> </w:t>
      </w:r>
    </w:p>
    <w:p w14:paraId="4B8CEC38" w14:textId="77777777" w:rsidR="007B6D5B" w:rsidRPr="007B6D5B" w:rsidRDefault="007B6D5B" w:rsidP="007B6D5B">
      <w:pPr>
        <w:rPr>
          <w:rFonts w:ascii="Times New Roman" w:eastAsia="Times New Roman" w:hAnsi="Times New Roman" w:cs="Times New Roman"/>
          <w:color w:val="000000"/>
          <w:kern w:val="0"/>
          <w14:ligatures w14:val="none"/>
        </w:rPr>
      </w:pPr>
    </w:p>
    <w:p w14:paraId="784EEE31" w14:textId="753ACBC9"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Small school helps the survivors, has higher numbers than campus </w:t>
      </w:r>
      <w:del w:id="20" w:author="Carly Gillis2-Student" w:date="2023-09-19T09:36:00Z">
        <w:r w:rsidRPr="007B6D5B" w:rsidDel="00AC6C80">
          <w:rPr>
            <w:rFonts w:ascii="Arial" w:eastAsia="Times New Roman" w:hAnsi="Arial" w:cs="Arial"/>
            <w:color w:val="000000"/>
            <w:kern w:val="0"/>
            <w:sz w:val="22"/>
            <w:szCs w:val="22"/>
            <w14:ligatures w14:val="none"/>
          </w:rPr>
          <w:delText>of  similar</w:delText>
        </w:r>
      </w:del>
      <w:ins w:id="21" w:author="Carly Gillis2-Student" w:date="2023-09-19T09:36:00Z">
        <w:r w:rsidR="00AC6C80" w:rsidRPr="007B6D5B">
          <w:rPr>
            <w:rFonts w:ascii="Arial" w:eastAsia="Times New Roman" w:hAnsi="Arial" w:cs="Arial"/>
            <w:color w:val="000000"/>
            <w:kern w:val="0"/>
            <w:sz w:val="22"/>
            <w:szCs w:val="22"/>
            <w14:ligatures w14:val="none"/>
          </w:rPr>
          <w:t>of similar</w:t>
        </w:r>
      </w:ins>
      <w:r w:rsidRPr="007B6D5B">
        <w:rPr>
          <w:rFonts w:ascii="Arial" w:eastAsia="Times New Roman" w:hAnsi="Arial" w:cs="Arial"/>
          <w:color w:val="000000"/>
          <w:kern w:val="0"/>
          <w:sz w:val="22"/>
          <w:szCs w:val="22"/>
          <w14:ligatures w14:val="none"/>
        </w:rPr>
        <w:t xml:space="preserve"> size due to culture of reporting on campus and the campus is residential (smaller school, less fall </w:t>
      </w:r>
      <w:proofErr w:type="spellStart"/>
      <w:r w:rsidRPr="007B6D5B">
        <w:rPr>
          <w:rFonts w:ascii="Arial" w:eastAsia="Times New Roman" w:hAnsi="Arial" w:cs="Arial"/>
          <w:color w:val="000000"/>
          <w:kern w:val="0"/>
          <w:sz w:val="22"/>
          <w:szCs w:val="22"/>
          <w14:ligatures w14:val="none"/>
        </w:rPr>
        <w:t>inder</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thenet</w:t>
      </w:r>
      <w:proofErr w:type="spellEnd"/>
      <w:r w:rsidRPr="007B6D5B">
        <w:rPr>
          <w:rFonts w:ascii="Arial" w:eastAsia="Times New Roman" w:hAnsi="Arial" w:cs="Arial"/>
          <w:color w:val="000000"/>
          <w:kern w:val="0"/>
          <w:sz w:val="22"/>
          <w:szCs w:val="22"/>
          <w14:ligatures w14:val="none"/>
        </w:rPr>
        <w:t xml:space="preserve">) very common for people to connect with Title IX with things just as concerns. Some students will come in and report things that occurred off campus, Title IX office will help offer academic accommodations. Can also have a non-affiliated person banned from </w:t>
      </w:r>
      <w:del w:id="22" w:author="Carly Gillis2-Student" w:date="2023-09-19T09:36:00Z">
        <w:r w:rsidRPr="007B6D5B" w:rsidDel="00AC6C80">
          <w:rPr>
            <w:rFonts w:ascii="Arial" w:eastAsia="Times New Roman" w:hAnsi="Arial" w:cs="Arial"/>
            <w:color w:val="000000"/>
            <w:kern w:val="0"/>
            <w:sz w:val="22"/>
            <w:szCs w:val="22"/>
            <w14:ligatures w14:val="none"/>
          </w:rPr>
          <w:delText>campus</w:delText>
        </w:r>
      </w:del>
      <w:ins w:id="23" w:author="Carly Gillis2-Student" w:date="2023-09-19T09:36:00Z">
        <w:r w:rsidR="00AC6C80" w:rsidRPr="007B6D5B">
          <w:rPr>
            <w:rFonts w:ascii="Arial" w:eastAsia="Times New Roman" w:hAnsi="Arial" w:cs="Arial"/>
            <w:color w:val="000000"/>
            <w:kern w:val="0"/>
            <w:sz w:val="22"/>
            <w:szCs w:val="22"/>
            <w14:ligatures w14:val="none"/>
          </w:rPr>
          <w:t>campus.</w:t>
        </w:r>
      </w:ins>
    </w:p>
    <w:p w14:paraId="0714C371" w14:textId="77777777" w:rsidR="007B6D5B" w:rsidRPr="007B6D5B" w:rsidRDefault="007B6D5B" w:rsidP="007B6D5B">
      <w:pPr>
        <w:rPr>
          <w:rFonts w:ascii="Times New Roman" w:eastAsia="Times New Roman" w:hAnsi="Times New Roman" w:cs="Times New Roman"/>
          <w:color w:val="000000"/>
          <w:kern w:val="0"/>
          <w14:ligatures w14:val="none"/>
        </w:rPr>
      </w:pPr>
    </w:p>
    <w:p w14:paraId="429A8045" w14:textId="2090D075"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2020 Trump administration released new standards defining sexual </w:t>
      </w:r>
      <w:del w:id="24" w:author="Carly Gillis2-Student" w:date="2023-09-19T09:33:00Z">
        <w:r w:rsidRPr="007B6D5B" w:rsidDel="000C1A24">
          <w:rPr>
            <w:rFonts w:ascii="Arial" w:eastAsia="Times New Roman" w:hAnsi="Arial" w:cs="Arial"/>
            <w:color w:val="000000"/>
            <w:kern w:val="0"/>
            <w:sz w:val="22"/>
            <w:szCs w:val="22"/>
            <w14:ligatures w14:val="none"/>
          </w:rPr>
          <w:delText>harrassment</w:delText>
        </w:r>
      </w:del>
      <w:ins w:id="25" w:author="Carly Gillis2-Student" w:date="2023-09-19T09:33:00Z">
        <w:r w:rsidR="000C1A24" w:rsidRPr="007B6D5B">
          <w:rPr>
            <w:rFonts w:ascii="Arial" w:eastAsia="Times New Roman" w:hAnsi="Arial" w:cs="Arial"/>
            <w:color w:val="000000"/>
            <w:kern w:val="0"/>
            <w:sz w:val="22"/>
            <w:szCs w:val="22"/>
            <w14:ligatures w14:val="none"/>
          </w:rPr>
          <w:t>harassment</w:t>
        </w:r>
      </w:ins>
      <w:r w:rsidRPr="007B6D5B">
        <w:rPr>
          <w:rFonts w:ascii="Arial" w:eastAsia="Times New Roman" w:hAnsi="Arial" w:cs="Arial"/>
          <w:color w:val="000000"/>
          <w:kern w:val="0"/>
          <w:sz w:val="22"/>
          <w:szCs w:val="22"/>
          <w14:ligatures w14:val="none"/>
        </w:rPr>
        <w:t xml:space="preserve"> (national </w:t>
      </w:r>
      <w:del w:id="26" w:author="Carly Gillis2-Student" w:date="2023-09-19T09:33:00Z">
        <w:r w:rsidRPr="007B6D5B" w:rsidDel="000C1A24">
          <w:rPr>
            <w:rFonts w:ascii="Arial" w:eastAsia="Times New Roman" w:hAnsi="Arial" w:cs="Arial"/>
            <w:color w:val="000000"/>
            <w:kern w:val="0"/>
            <w:sz w:val="22"/>
            <w:szCs w:val="22"/>
            <w14:ligatures w14:val="none"/>
          </w:rPr>
          <w:delText>defitnition</w:delText>
        </w:r>
      </w:del>
      <w:ins w:id="27" w:author="Carly Gillis2-Student" w:date="2023-09-19T09:33:00Z">
        <w:r w:rsidR="000C1A24" w:rsidRPr="007B6D5B">
          <w:rPr>
            <w:rFonts w:ascii="Arial" w:eastAsia="Times New Roman" w:hAnsi="Arial" w:cs="Arial"/>
            <w:color w:val="000000"/>
            <w:kern w:val="0"/>
            <w:sz w:val="22"/>
            <w:szCs w:val="22"/>
            <w14:ligatures w14:val="none"/>
          </w:rPr>
          <w:t>definition</w:t>
        </w:r>
      </w:ins>
      <w:r w:rsidRPr="007B6D5B">
        <w:rPr>
          <w:rFonts w:ascii="Arial" w:eastAsia="Times New Roman" w:hAnsi="Arial" w:cs="Arial"/>
          <w:color w:val="000000"/>
          <w:kern w:val="0"/>
          <w:sz w:val="22"/>
          <w:szCs w:val="22"/>
          <w14:ligatures w14:val="none"/>
        </w:rPr>
        <w:t xml:space="preserve"> so </w:t>
      </w:r>
      <w:proofErr w:type="spellStart"/>
      <w:r w:rsidRPr="007B6D5B">
        <w:rPr>
          <w:rFonts w:ascii="Arial" w:eastAsia="Times New Roman" w:hAnsi="Arial" w:cs="Arial"/>
          <w:color w:val="000000"/>
          <w:kern w:val="0"/>
          <w:sz w:val="22"/>
          <w:szCs w:val="22"/>
          <w14:ligatures w14:val="none"/>
        </w:rPr>
        <w:t>furman</w:t>
      </w:r>
      <w:proofErr w:type="spellEnd"/>
      <w:r w:rsidRPr="007B6D5B">
        <w:rPr>
          <w:rFonts w:ascii="Arial" w:eastAsia="Times New Roman" w:hAnsi="Arial" w:cs="Arial"/>
          <w:color w:val="000000"/>
          <w:kern w:val="0"/>
          <w:sz w:val="22"/>
          <w:szCs w:val="22"/>
          <w14:ligatures w14:val="none"/>
        </w:rPr>
        <w:t xml:space="preserve"> has no leeway) which cut a lot of things out and only made it the most severe. </w:t>
      </w:r>
      <w:del w:id="28" w:author="Carly Gillis2-Student" w:date="2023-09-19T09:33:00Z">
        <w:r w:rsidRPr="007B6D5B" w:rsidDel="000C1A24">
          <w:rPr>
            <w:rFonts w:ascii="Arial" w:eastAsia="Times New Roman" w:hAnsi="Arial" w:cs="Arial"/>
            <w:color w:val="000000"/>
            <w:kern w:val="0"/>
            <w:sz w:val="22"/>
            <w:szCs w:val="22"/>
            <w14:ligatures w14:val="none"/>
          </w:rPr>
          <w:delText>Unweolcome</w:delText>
        </w:r>
      </w:del>
      <w:ins w:id="29" w:author="Carly Gillis2-Student" w:date="2023-09-19T09:33:00Z">
        <w:r w:rsidR="000C1A24" w:rsidRPr="007B6D5B">
          <w:rPr>
            <w:rFonts w:ascii="Arial" w:eastAsia="Times New Roman" w:hAnsi="Arial" w:cs="Arial"/>
            <w:color w:val="000000"/>
            <w:kern w:val="0"/>
            <w:sz w:val="22"/>
            <w:szCs w:val="22"/>
            <w14:ligatures w14:val="none"/>
          </w:rPr>
          <w:t>Unwelcome</w:t>
        </w:r>
      </w:ins>
      <w:r w:rsidRPr="007B6D5B">
        <w:rPr>
          <w:rFonts w:ascii="Arial" w:eastAsia="Times New Roman" w:hAnsi="Arial" w:cs="Arial"/>
          <w:color w:val="000000"/>
          <w:kern w:val="0"/>
          <w:sz w:val="22"/>
          <w:szCs w:val="22"/>
          <w14:ligatures w14:val="none"/>
        </w:rPr>
        <w:t xml:space="preserve"> sexual conduct is the universities solution to this change so that sexual misconduct is still held accountable </w:t>
      </w:r>
      <w:proofErr w:type="spellStart"/>
      <w:r w:rsidRPr="007B6D5B">
        <w:rPr>
          <w:rFonts w:ascii="Arial" w:eastAsia="Times New Roman" w:hAnsi="Arial" w:cs="Arial"/>
          <w:color w:val="000000"/>
          <w:kern w:val="0"/>
          <w:sz w:val="22"/>
          <w:szCs w:val="22"/>
          <w14:ligatures w14:val="none"/>
        </w:rPr>
        <w:t>whiler</w:t>
      </w:r>
      <w:proofErr w:type="spellEnd"/>
      <w:r w:rsidRPr="007B6D5B">
        <w:rPr>
          <w:rFonts w:ascii="Arial" w:eastAsia="Times New Roman" w:hAnsi="Arial" w:cs="Arial"/>
          <w:color w:val="000000"/>
          <w:kern w:val="0"/>
          <w:sz w:val="22"/>
          <w:szCs w:val="22"/>
          <w14:ligatures w14:val="none"/>
        </w:rPr>
        <w:t xml:space="preserve"> also following national guidelines. This however is a </w:t>
      </w:r>
      <w:r w:rsidRPr="007B6D5B">
        <w:rPr>
          <w:rFonts w:ascii="Arial" w:eastAsia="Times New Roman" w:hAnsi="Arial" w:cs="Arial"/>
          <w:color w:val="000000"/>
          <w:kern w:val="0"/>
          <w:sz w:val="22"/>
          <w:szCs w:val="22"/>
          <w14:ligatures w14:val="none"/>
        </w:rPr>
        <w:lastRenderedPageBreak/>
        <w:t xml:space="preserve">non-title IX charge (with sexual exploitation). Dating Violence, Sexual Assault and Stalking all fall under the Title IX charge. When classifying reports, most of the sexual </w:t>
      </w:r>
      <w:proofErr w:type="spellStart"/>
      <w:r w:rsidRPr="007B6D5B">
        <w:rPr>
          <w:rFonts w:ascii="Arial" w:eastAsia="Times New Roman" w:hAnsi="Arial" w:cs="Arial"/>
          <w:color w:val="000000"/>
          <w:kern w:val="0"/>
          <w:sz w:val="22"/>
          <w:szCs w:val="22"/>
          <w14:ligatures w14:val="none"/>
        </w:rPr>
        <w:t>harrassment</w:t>
      </w:r>
      <w:proofErr w:type="spellEnd"/>
      <w:r w:rsidRPr="007B6D5B">
        <w:rPr>
          <w:rFonts w:ascii="Arial" w:eastAsia="Times New Roman" w:hAnsi="Arial" w:cs="Arial"/>
          <w:color w:val="000000"/>
          <w:kern w:val="0"/>
          <w:sz w:val="22"/>
          <w:szCs w:val="22"/>
          <w14:ligatures w14:val="none"/>
        </w:rPr>
        <w:t xml:space="preserve"> reports are lower-level reports to fit the national guidelines. Majority of reports are people looking for advice, </w:t>
      </w:r>
      <w:del w:id="30" w:author="Carly Gillis2-Student" w:date="2023-09-19T09:35:00Z">
        <w:r w:rsidRPr="007B6D5B" w:rsidDel="000C1A24">
          <w:rPr>
            <w:rFonts w:ascii="Arial" w:eastAsia="Times New Roman" w:hAnsi="Arial" w:cs="Arial"/>
            <w:color w:val="000000"/>
            <w:kern w:val="0"/>
            <w:sz w:val="22"/>
            <w:szCs w:val="22"/>
            <w14:ligatures w14:val="none"/>
          </w:rPr>
          <w:delText>non contact</w:delText>
        </w:r>
      </w:del>
      <w:ins w:id="31" w:author="Carly Gillis2-Student" w:date="2023-09-19T09:35:00Z">
        <w:r w:rsidR="000C1A24" w:rsidRPr="007B6D5B">
          <w:rPr>
            <w:rFonts w:ascii="Arial" w:eastAsia="Times New Roman" w:hAnsi="Arial" w:cs="Arial"/>
            <w:color w:val="000000"/>
            <w:kern w:val="0"/>
            <w:sz w:val="22"/>
            <w:szCs w:val="22"/>
            <w14:ligatures w14:val="none"/>
          </w:rPr>
          <w:t>non-contact</w:t>
        </w:r>
      </w:ins>
      <w:r w:rsidRPr="007B6D5B">
        <w:rPr>
          <w:rFonts w:ascii="Arial" w:eastAsia="Times New Roman" w:hAnsi="Arial" w:cs="Arial"/>
          <w:color w:val="000000"/>
          <w:kern w:val="0"/>
          <w:sz w:val="22"/>
          <w:szCs w:val="22"/>
          <w14:ligatures w14:val="none"/>
        </w:rPr>
        <w:t xml:space="preserve"> orders, etc. </w:t>
      </w:r>
    </w:p>
    <w:p w14:paraId="3C37B613" w14:textId="77777777" w:rsidR="007B6D5B" w:rsidRPr="007B6D5B" w:rsidRDefault="007B6D5B" w:rsidP="007B6D5B">
      <w:pPr>
        <w:rPr>
          <w:rFonts w:ascii="Times New Roman" w:eastAsia="Times New Roman" w:hAnsi="Times New Roman" w:cs="Times New Roman"/>
          <w:color w:val="000000"/>
          <w:kern w:val="0"/>
          <w14:ligatures w14:val="none"/>
        </w:rPr>
      </w:pPr>
    </w:p>
    <w:p w14:paraId="4050DD08" w14:textId="7DE8DCBA"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When Title IX meets with a victim, they are normally connected with a student success advocate, </w:t>
      </w:r>
      <w:del w:id="32" w:author="Carly Gillis2-Student" w:date="2023-09-19T09:35:00Z">
        <w:r w:rsidRPr="007B6D5B" w:rsidDel="000C1A24">
          <w:rPr>
            <w:rFonts w:ascii="Arial" w:eastAsia="Times New Roman" w:hAnsi="Arial" w:cs="Arial"/>
            <w:color w:val="000000"/>
            <w:kern w:val="0"/>
            <w:sz w:val="22"/>
            <w:szCs w:val="22"/>
            <w14:ligatures w14:val="none"/>
          </w:rPr>
          <w:delText>counseling</w:delText>
        </w:r>
      </w:del>
      <w:ins w:id="33" w:author="Carly Gillis2-Student" w:date="2023-09-19T09:35:00Z">
        <w:r w:rsidR="000C1A24" w:rsidRPr="007B6D5B">
          <w:rPr>
            <w:rFonts w:ascii="Arial" w:eastAsia="Times New Roman" w:hAnsi="Arial" w:cs="Arial"/>
            <w:color w:val="000000"/>
            <w:kern w:val="0"/>
            <w:sz w:val="22"/>
            <w:szCs w:val="22"/>
            <w14:ligatures w14:val="none"/>
          </w:rPr>
          <w:t>counseling,</w:t>
        </w:r>
      </w:ins>
      <w:r w:rsidRPr="007B6D5B">
        <w:rPr>
          <w:rFonts w:ascii="Arial" w:eastAsia="Times New Roman" w:hAnsi="Arial" w:cs="Arial"/>
          <w:color w:val="000000"/>
          <w:kern w:val="0"/>
          <w:sz w:val="22"/>
          <w:szCs w:val="22"/>
          <w14:ligatures w14:val="none"/>
        </w:rPr>
        <w:t xml:space="preserve"> and the Julie Valentine Center (which has a specific therapy </w:t>
      </w:r>
      <w:proofErr w:type="spellStart"/>
      <w:r w:rsidRPr="007B6D5B">
        <w:rPr>
          <w:rFonts w:ascii="Arial" w:eastAsia="Times New Roman" w:hAnsi="Arial" w:cs="Arial"/>
          <w:color w:val="000000"/>
          <w:kern w:val="0"/>
          <w:sz w:val="22"/>
          <w:szCs w:val="22"/>
          <w14:ligatures w14:val="none"/>
        </w:rPr>
        <w:t>porgram</w:t>
      </w:r>
      <w:proofErr w:type="spellEnd"/>
      <w:r w:rsidRPr="007B6D5B">
        <w:rPr>
          <w:rFonts w:ascii="Arial" w:eastAsia="Times New Roman" w:hAnsi="Arial" w:cs="Arial"/>
          <w:color w:val="000000"/>
          <w:kern w:val="0"/>
          <w:sz w:val="22"/>
          <w:szCs w:val="22"/>
          <w14:ligatures w14:val="none"/>
        </w:rPr>
        <w:t xml:space="preserve"> for SA victims). When someone goes forward with an investigator, they will meet with the plaintiff and record the statement, asked to identify other </w:t>
      </w:r>
      <w:proofErr w:type="gramStart"/>
      <w:r w:rsidRPr="007B6D5B">
        <w:rPr>
          <w:rFonts w:ascii="Arial" w:eastAsia="Times New Roman" w:hAnsi="Arial" w:cs="Arial"/>
          <w:color w:val="000000"/>
          <w:kern w:val="0"/>
          <w:sz w:val="22"/>
          <w:szCs w:val="22"/>
          <w14:ligatures w14:val="none"/>
        </w:rPr>
        <w:t>witness</w:t>
      </w:r>
      <w:proofErr w:type="gramEnd"/>
      <w:r w:rsidRPr="007B6D5B">
        <w:rPr>
          <w:rFonts w:ascii="Arial" w:eastAsia="Times New Roman" w:hAnsi="Arial" w:cs="Arial"/>
          <w:color w:val="000000"/>
          <w:kern w:val="0"/>
          <w:sz w:val="22"/>
          <w:szCs w:val="22"/>
          <w14:ligatures w14:val="none"/>
        </w:rPr>
        <w:t xml:space="preserve"> and provide evidence. After this is a waiting period, but right before the hearing when witness </w:t>
      </w:r>
      <w:proofErr w:type="gramStart"/>
      <w:r w:rsidRPr="007B6D5B">
        <w:rPr>
          <w:rFonts w:ascii="Arial" w:eastAsia="Times New Roman" w:hAnsi="Arial" w:cs="Arial"/>
          <w:color w:val="000000"/>
          <w:kern w:val="0"/>
          <w:sz w:val="22"/>
          <w:szCs w:val="22"/>
          <w14:ligatures w14:val="none"/>
        </w:rPr>
        <w:t>are</w:t>
      </w:r>
      <w:proofErr w:type="gram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indentified</w:t>
      </w:r>
      <w:proofErr w:type="spellEnd"/>
      <w:r w:rsidRPr="007B6D5B">
        <w:rPr>
          <w:rFonts w:ascii="Arial" w:eastAsia="Times New Roman" w:hAnsi="Arial" w:cs="Arial"/>
          <w:color w:val="000000"/>
          <w:kern w:val="0"/>
          <w:sz w:val="22"/>
          <w:szCs w:val="22"/>
          <w14:ligatures w14:val="none"/>
        </w:rPr>
        <w:t>, statements, etc. are being delivered the stress increases. The whole time however supportive measures are there for the victims.</w:t>
      </w:r>
    </w:p>
    <w:p w14:paraId="793C457C" w14:textId="77777777" w:rsidR="007B6D5B" w:rsidRPr="007B6D5B" w:rsidRDefault="007B6D5B" w:rsidP="007B6D5B">
      <w:pPr>
        <w:rPr>
          <w:rFonts w:ascii="Times New Roman" w:eastAsia="Times New Roman" w:hAnsi="Times New Roman" w:cs="Times New Roman"/>
          <w:color w:val="000000"/>
          <w:kern w:val="0"/>
          <w14:ligatures w14:val="none"/>
        </w:rPr>
      </w:pPr>
    </w:p>
    <w:p w14:paraId="18428E20" w14:textId="04BC5E9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Timely warning emails, a timely warning </w:t>
      </w:r>
      <w:proofErr w:type="spellStart"/>
      <w:r w:rsidRPr="007B6D5B">
        <w:rPr>
          <w:rFonts w:ascii="Arial" w:eastAsia="Times New Roman" w:hAnsi="Arial" w:cs="Arial"/>
          <w:color w:val="000000"/>
          <w:kern w:val="0"/>
          <w:sz w:val="22"/>
          <w:szCs w:val="22"/>
          <w14:ligatures w14:val="none"/>
        </w:rPr>
        <w:t>arent</w:t>
      </w:r>
      <w:proofErr w:type="spellEnd"/>
      <w:r w:rsidRPr="007B6D5B">
        <w:rPr>
          <w:rFonts w:ascii="Arial" w:eastAsia="Times New Roman" w:hAnsi="Arial" w:cs="Arial"/>
          <w:color w:val="000000"/>
          <w:kern w:val="0"/>
          <w:sz w:val="22"/>
          <w:szCs w:val="22"/>
          <w14:ligatures w14:val="none"/>
        </w:rPr>
        <w:t xml:space="preserve"> sent for all SA’s but are sent out when there is an ongoing risk for the campus, pattern, unknown </w:t>
      </w:r>
      <w:proofErr w:type="spellStart"/>
      <w:proofErr w:type="gramStart"/>
      <w:r w:rsidRPr="007B6D5B">
        <w:rPr>
          <w:rFonts w:ascii="Arial" w:eastAsia="Times New Roman" w:hAnsi="Arial" w:cs="Arial"/>
          <w:color w:val="000000"/>
          <w:kern w:val="0"/>
          <w:sz w:val="22"/>
          <w:szCs w:val="22"/>
          <w14:ligatures w14:val="none"/>
        </w:rPr>
        <w:t>perpetrator,etc</w:t>
      </w:r>
      <w:proofErr w:type="spellEnd"/>
      <w:r w:rsidRPr="007B6D5B">
        <w:rPr>
          <w:rFonts w:ascii="Arial" w:eastAsia="Times New Roman" w:hAnsi="Arial" w:cs="Arial"/>
          <w:color w:val="000000"/>
          <w:kern w:val="0"/>
          <w:sz w:val="22"/>
          <w:szCs w:val="22"/>
          <w14:ligatures w14:val="none"/>
        </w:rPr>
        <w:t>.</w:t>
      </w:r>
      <w:proofErr w:type="gramEnd"/>
      <w:r w:rsidRPr="007B6D5B">
        <w:rPr>
          <w:rFonts w:ascii="Arial" w:eastAsia="Times New Roman" w:hAnsi="Arial" w:cs="Arial"/>
          <w:color w:val="000000"/>
          <w:kern w:val="0"/>
          <w:sz w:val="22"/>
          <w:szCs w:val="22"/>
          <w14:ligatures w14:val="none"/>
        </w:rPr>
        <w:t xml:space="preserve"> This case, there was potential of recurrent conduct and ongoing threat which makes Title IX concerned for the safety of the campus. Timely </w:t>
      </w:r>
      <w:proofErr w:type="spellStart"/>
      <w:r w:rsidRPr="007B6D5B">
        <w:rPr>
          <w:rFonts w:ascii="Arial" w:eastAsia="Times New Roman" w:hAnsi="Arial" w:cs="Arial"/>
          <w:color w:val="000000"/>
          <w:kern w:val="0"/>
          <w:sz w:val="22"/>
          <w:szCs w:val="22"/>
          <w14:ligatures w14:val="none"/>
        </w:rPr>
        <w:t>wearnongs</w:t>
      </w:r>
      <w:proofErr w:type="spellEnd"/>
      <w:r w:rsidRPr="007B6D5B">
        <w:rPr>
          <w:rFonts w:ascii="Arial" w:eastAsia="Times New Roman" w:hAnsi="Arial" w:cs="Arial"/>
          <w:color w:val="000000"/>
          <w:kern w:val="0"/>
          <w:sz w:val="22"/>
          <w:szCs w:val="22"/>
          <w14:ligatures w14:val="none"/>
        </w:rPr>
        <w:t xml:space="preserve"> also indicate that an investigation is taking </w:t>
      </w:r>
      <w:del w:id="34" w:author="Carly Gillis2-Student" w:date="2023-09-19T09:36:00Z">
        <w:r w:rsidRPr="007B6D5B" w:rsidDel="00AC6C80">
          <w:rPr>
            <w:rFonts w:ascii="Arial" w:eastAsia="Times New Roman" w:hAnsi="Arial" w:cs="Arial"/>
            <w:color w:val="000000"/>
            <w:kern w:val="0"/>
            <w:sz w:val="22"/>
            <w:szCs w:val="22"/>
            <w14:ligatures w14:val="none"/>
          </w:rPr>
          <w:delText>place</w:delText>
        </w:r>
      </w:del>
      <w:ins w:id="35" w:author="Carly Gillis2-Student" w:date="2023-09-19T09:36:00Z">
        <w:r w:rsidR="00AC6C80" w:rsidRPr="007B6D5B">
          <w:rPr>
            <w:rFonts w:ascii="Arial" w:eastAsia="Times New Roman" w:hAnsi="Arial" w:cs="Arial"/>
            <w:color w:val="000000"/>
            <w:kern w:val="0"/>
            <w:sz w:val="22"/>
            <w:szCs w:val="22"/>
            <w14:ligatures w14:val="none"/>
          </w:rPr>
          <w:t>place.</w:t>
        </w:r>
      </w:ins>
    </w:p>
    <w:p w14:paraId="4C5320A4" w14:textId="77777777" w:rsidR="007B6D5B" w:rsidRPr="007B6D5B" w:rsidRDefault="007B6D5B" w:rsidP="007B6D5B">
      <w:pPr>
        <w:rPr>
          <w:rFonts w:ascii="Times New Roman" w:eastAsia="Times New Roman" w:hAnsi="Times New Roman" w:cs="Times New Roman"/>
          <w:color w:val="000000"/>
          <w:kern w:val="0"/>
          <w14:ligatures w14:val="none"/>
        </w:rPr>
      </w:pPr>
    </w:p>
    <w:p w14:paraId="2C180434"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highlights: </w:t>
      </w:r>
    </w:p>
    <w:p w14:paraId="30660374" w14:textId="696B3D89"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14 candidates for freshman elections, lets encourage a very positive and kind campaign atmosphere but let’s encourage that. Next council we’ll have our freshman rep. Club applications close out next </w:t>
      </w:r>
      <w:proofErr w:type="spellStart"/>
      <w:r w:rsidRPr="007B6D5B">
        <w:rPr>
          <w:rFonts w:ascii="Arial" w:eastAsia="Times New Roman" w:hAnsi="Arial" w:cs="Arial"/>
          <w:color w:val="000000"/>
          <w:kern w:val="0"/>
          <w:sz w:val="22"/>
          <w:szCs w:val="22"/>
          <w14:ligatures w14:val="none"/>
        </w:rPr>
        <w:t>friday</w:t>
      </w:r>
      <w:proofErr w:type="spellEnd"/>
      <w:r w:rsidRPr="007B6D5B">
        <w:rPr>
          <w:rFonts w:ascii="Arial" w:eastAsia="Times New Roman" w:hAnsi="Arial" w:cs="Arial"/>
          <w:color w:val="000000"/>
          <w:kern w:val="0"/>
          <w:sz w:val="22"/>
          <w:szCs w:val="22"/>
          <w14:ligatures w14:val="none"/>
        </w:rPr>
        <w:t xml:space="preserve">, in 1-2 </w:t>
      </w:r>
      <w:del w:id="36" w:author="Carly Gillis2-Student" w:date="2023-09-19T09:36:00Z">
        <w:r w:rsidRPr="007B6D5B" w:rsidDel="00AC6C80">
          <w:rPr>
            <w:rFonts w:ascii="Arial" w:eastAsia="Times New Roman" w:hAnsi="Arial" w:cs="Arial"/>
            <w:color w:val="000000"/>
            <w:kern w:val="0"/>
            <w:sz w:val="22"/>
            <w:szCs w:val="22"/>
            <w14:ligatures w14:val="none"/>
          </w:rPr>
          <w:delText>weeks time</w:delText>
        </w:r>
      </w:del>
      <w:ins w:id="37" w:author="Carly Gillis2-Student" w:date="2023-09-19T09:36:00Z">
        <w:r w:rsidR="00AC6C80" w:rsidRPr="007B6D5B">
          <w:rPr>
            <w:rFonts w:ascii="Arial" w:eastAsia="Times New Roman" w:hAnsi="Arial" w:cs="Arial"/>
            <w:color w:val="000000"/>
            <w:kern w:val="0"/>
            <w:sz w:val="22"/>
            <w:szCs w:val="22"/>
            <w14:ligatures w14:val="none"/>
          </w:rPr>
          <w:t>week’s time</w:t>
        </w:r>
      </w:ins>
      <w:r w:rsidRPr="007B6D5B">
        <w:rPr>
          <w:rFonts w:ascii="Arial" w:eastAsia="Times New Roman" w:hAnsi="Arial" w:cs="Arial"/>
          <w:color w:val="000000"/>
          <w:kern w:val="0"/>
          <w:sz w:val="22"/>
          <w:szCs w:val="22"/>
          <w14:ligatures w14:val="none"/>
        </w:rPr>
        <w:t xml:space="preserve"> we’ll be voting on new clubs. Clubs will be brought into new business, then voted on old business the next week in short summary. Budgets will be coming in very shortly, get funding through student government fee, get our allocation from the finance department of the university. Andrew has a spreadsheet with all the projected budgets that </w:t>
      </w:r>
      <w:proofErr w:type="spellStart"/>
      <w:r w:rsidRPr="007B6D5B">
        <w:rPr>
          <w:rFonts w:ascii="Arial" w:eastAsia="Times New Roman" w:hAnsi="Arial" w:cs="Arial"/>
          <w:color w:val="000000"/>
          <w:kern w:val="0"/>
          <w:sz w:val="22"/>
          <w:szCs w:val="22"/>
          <w14:ligatures w14:val="none"/>
        </w:rPr>
        <w:t>emma</w:t>
      </w:r>
      <w:proofErr w:type="spellEnd"/>
      <w:r w:rsidRPr="007B6D5B">
        <w:rPr>
          <w:rFonts w:ascii="Arial" w:eastAsia="Times New Roman" w:hAnsi="Arial" w:cs="Arial"/>
          <w:color w:val="000000"/>
          <w:kern w:val="0"/>
          <w:sz w:val="22"/>
          <w:szCs w:val="22"/>
          <w14:ligatures w14:val="none"/>
        </w:rPr>
        <w:t xml:space="preserve"> created. Unlikely to change, but once numbers are </w:t>
      </w:r>
      <w:proofErr w:type="spellStart"/>
      <w:r w:rsidRPr="007B6D5B">
        <w:rPr>
          <w:rFonts w:ascii="Arial" w:eastAsia="Times New Roman" w:hAnsi="Arial" w:cs="Arial"/>
          <w:color w:val="000000"/>
          <w:kern w:val="0"/>
          <w:sz w:val="22"/>
          <w:szCs w:val="22"/>
          <w14:ligatures w14:val="none"/>
        </w:rPr>
        <w:t>finaliuzed</w:t>
      </w:r>
      <w:proofErr w:type="spellEnd"/>
      <w:r w:rsidRPr="007B6D5B">
        <w:rPr>
          <w:rFonts w:ascii="Arial" w:eastAsia="Times New Roman" w:hAnsi="Arial" w:cs="Arial"/>
          <w:color w:val="000000"/>
          <w:kern w:val="0"/>
          <w:sz w:val="22"/>
          <w:szCs w:val="22"/>
          <w14:ligatures w14:val="none"/>
        </w:rPr>
        <w:t xml:space="preserve"> the numbers will be set. Any clubs who would like to </w:t>
      </w:r>
      <w:proofErr w:type="spellStart"/>
      <w:r w:rsidRPr="007B6D5B">
        <w:rPr>
          <w:rFonts w:ascii="Arial" w:eastAsia="Times New Roman" w:hAnsi="Arial" w:cs="Arial"/>
          <w:color w:val="000000"/>
          <w:kern w:val="0"/>
          <w:sz w:val="22"/>
          <w:szCs w:val="22"/>
          <w14:ligatures w14:val="none"/>
        </w:rPr>
        <w:t>knoe</w:t>
      </w:r>
      <w:proofErr w:type="spellEnd"/>
      <w:r w:rsidRPr="007B6D5B">
        <w:rPr>
          <w:rFonts w:ascii="Arial" w:eastAsia="Times New Roman" w:hAnsi="Arial" w:cs="Arial"/>
          <w:color w:val="000000"/>
          <w:kern w:val="0"/>
          <w:sz w:val="22"/>
          <w:szCs w:val="22"/>
          <w14:ligatures w14:val="none"/>
        </w:rPr>
        <w:t xml:space="preserve"> the estimated budget, reach out to </w:t>
      </w:r>
      <w:proofErr w:type="spellStart"/>
      <w:r w:rsidRPr="007B6D5B">
        <w:rPr>
          <w:rFonts w:ascii="Arial" w:eastAsia="Times New Roman" w:hAnsi="Arial" w:cs="Arial"/>
          <w:color w:val="000000"/>
          <w:kern w:val="0"/>
          <w:sz w:val="22"/>
          <w:szCs w:val="22"/>
          <w14:ligatures w14:val="none"/>
        </w:rPr>
        <w:t>andrew</w:t>
      </w:r>
      <w:proofErr w:type="spellEnd"/>
      <w:r w:rsidRPr="007B6D5B">
        <w:rPr>
          <w:rFonts w:ascii="Arial" w:eastAsia="Times New Roman" w:hAnsi="Arial" w:cs="Arial"/>
          <w:color w:val="000000"/>
          <w:kern w:val="0"/>
          <w:sz w:val="22"/>
          <w:szCs w:val="22"/>
          <w14:ligatures w14:val="none"/>
        </w:rPr>
        <w:t>. </w:t>
      </w:r>
    </w:p>
    <w:p w14:paraId="549F3455" w14:textId="77777777" w:rsidR="007B6D5B" w:rsidRPr="007B6D5B" w:rsidRDefault="007B6D5B" w:rsidP="007B6D5B">
      <w:pPr>
        <w:rPr>
          <w:rFonts w:ascii="Times New Roman" w:eastAsia="Times New Roman" w:hAnsi="Times New Roman" w:cs="Times New Roman"/>
          <w:color w:val="000000"/>
          <w:kern w:val="0"/>
          <w14:ligatures w14:val="none"/>
        </w:rPr>
      </w:pPr>
    </w:p>
    <w:p w14:paraId="7AA78DBF" w14:textId="6FF90E38"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At-Large percent allocations most likely </w:t>
      </w:r>
      <w:del w:id="38" w:author="Carly Gillis2-Student" w:date="2023-09-19T09:35:00Z">
        <w:r w:rsidRPr="007B6D5B" w:rsidDel="000C1A24">
          <w:rPr>
            <w:rFonts w:ascii="Arial" w:eastAsia="Times New Roman" w:hAnsi="Arial" w:cs="Arial"/>
            <w:color w:val="000000"/>
            <w:kern w:val="0"/>
            <w:sz w:val="22"/>
            <w:szCs w:val="22"/>
            <w14:ligatures w14:val="none"/>
          </w:rPr>
          <w:delText>shouldn’t  change</w:delText>
        </w:r>
      </w:del>
      <w:ins w:id="39" w:author="Carly Gillis2-Student" w:date="2023-09-19T09:35:00Z">
        <w:r w:rsidR="000C1A24" w:rsidRPr="007B6D5B">
          <w:rPr>
            <w:rFonts w:ascii="Arial" w:eastAsia="Times New Roman" w:hAnsi="Arial" w:cs="Arial"/>
            <w:color w:val="000000"/>
            <w:kern w:val="0"/>
            <w:sz w:val="22"/>
            <w:szCs w:val="22"/>
            <w14:ligatures w14:val="none"/>
          </w:rPr>
          <w:t>shouldn’t change</w:t>
        </w:r>
      </w:ins>
    </w:p>
    <w:p w14:paraId="08F5D5AC" w14:textId="77777777" w:rsidR="007B6D5B" w:rsidRPr="007B6D5B" w:rsidRDefault="007B6D5B" w:rsidP="007B6D5B">
      <w:pPr>
        <w:rPr>
          <w:rFonts w:ascii="Times New Roman" w:eastAsia="Times New Roman" w:hAnsi="Times New Roman" w:cs="Times New Roman"/>
          <w:color w:val="000000"/>
          <w:kern w:val="0"/>
          <w14:ligatures w14:val="none"/>
        </w:rPr>
      </w:pPr>
    </w:p>
    <w:p w14:paraId="5A12CF92"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Finance committee and PR committee need people. Ark will be doing the Instagram takeover this week, with the first </w:t>
      </w:r>
      <w:proofErr w:type="spellStart"/>
      <w:r w:rsidRPr="007B6D5B">
        <w:rPr>
          <w:rFonts w:ascii="Arial" w:eastAsia="Times New Roman" w:hAnsi="Arial" w:cs="Arial"/>
          <w:color w:val="000000"/>
          <w:kern w:val="0"/>
          <w:sz w:val="22"/>
          <w:szCs w:val="22"/>
          <w14:ligatures w14:val="none"/>
        </w:rPr>
        <w:t>tiktok</w:t>
      </w:r>
      <w:proofErr w:type="spellEnd"/>
      <w:r w:rsidRPr="007B6D5B">
        <w:rPr>
          <w:rFonts w:ascii="Arial" w:eastAsia="Times New Roman" w:hAnsi="Arial" w:cs="Arial"/>
          <w:color w:val="000000"/>
          <w:kern w:val="0"/>
          <w:sz w:val="22"/>
          <w:szCs w:val="22"/>
          <w14:ligatures w14:val="none"/>
        </w:rPr>
        <w:t xml:space="preserve"> being posted this week.  </w:t>
      </w:r>
    </w:p>
    <w:p w14:paraId="1EB1F4B3" w14:textId="77777777" w:rsidR="007B6D5B" w:rsidRPr="007B6D5B" w:rsidRDefault="007B6D5B" w:rsidP="007B6D5B">
      <w:pPr>
        <w:rPr>
          <w:rFonts w:ascii="Times New Roman" w:eastAsia="Times New Roman" w:hAnsi="Times New Roman" w:cs="Times New Roman"/>
          <w:color w:val="000000"/>
          <w:kern w:val="0"/>
          <w14:ligatures w14:val="none"/>
        </w:rPr>
      </w:pPr>
    </w:p>
    <w:p w14:paraId="2C0536A5"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 Highlights: </w:t>
      </w:r>
    </w:p>
    <w:p w14:paraId="5F0E1395"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Standing desks were set up and are set up in the right side of the library, so shout out to John Roper. </w:t>
      </w:r>
    </w:p>
    <w:p w14:paraId="3A122B72" w14:textId="77777777" w:rsidR="007B6D5B" w:rsidRPr="007B6D5B" w:rsidRDefault="007B6D5B" w:rsidP="007B6D5B">
      <w:pPr>
        <w:rPr>
          <w:rFonts w:ascii="Times New Roman" w:eastAsia="Times New Roman" w:hAnsi="Times New Roman" w:cs="Times New Roman"/>
          <w:color w:val="000000"/>
          <w:kern w:val="0"/>
          <w14:ligatures w14:val="none"/>
        </w:rPr>
      </w:pPr>
    </w:p>
    <w:p w14:paraId="661998F7"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7F0E32CA"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FALL BALL THIS FRIDAY!!! Cash Bar, </w:t>
      </w:r>
      <w:proofErr w:type="spellStart"/>
      <w:proofErr w:type="gramStart"/>
      <w:r w:rsidRPr="007B6D5B">
        <w:rPr>
          <w:rFonts w:ascii="Arial" w:eastAsia="Times New Roman" w:hAnsi="Arial" w:cs="Arial"/>
          <w:color w:val="000000"/>
          <w:kern w:val="0"/>
          <w:sz w:val="22"/>
          <w:szCs w:val="22"/>
          <w14:ligatures w14:val="none"/>
        </w:rPr>
        <w:t>Music,etc</w:t>
      </w:r>
      <w:proofErr w:type="spellEnd"/>
      <w:r w:rsidRPr="007B6D5B">
        <w:rPr>
          <w:rFonts w:ascii="Arial" w:eastAsia="Times New Roman" w:hAnsi="Arial" w:cs="Arial"/>
          <w:color w:val="000000"/>
          <w:kern w:val="0"/>
          <w:sz w:val="22"/>
          <w:szCs w:val="22"/>
          <w14:ligatures w14:val="none"/>
        </w:rPr>
        <w:t>.</w:t>
      </w:r>
      <w:proofErr w:type="gramEnd"/>
      <w:r w:rsidRPr="007B6D5B">
        <w:rPr>
          <w:rFonts w:ascii="Arial" w:eastAsia="Times New Roman" w:hAnsi="Arial" w:cs="Arial"/>
          <w:color w:val="000000"/>
          <w:kern w:val="0"/>
          <w:sz w:val="22"/>
          <w:szCs w:val="22"/>
          <w14:ligatures w14:val="none"/>
        </w:rPr>
        <w:t xml:space="preserve"> NOT a jorts and flannel event…think SEC tailgate. Massive parking lot, so anticipating easy parking. Next Saturday is poses and mimosas, above 21 you get mimosas and under cocktails in </w:t>
      </w:r>
      <w:proofErr w:type="gramStart"/>
      <w:r w:rsidRPr="007B6D5B">
        <w:rPr>
          <w:rFonts w:ascii="Arial" w:eastAsia="Times New Roman" w:hAnsi="Arial" w:cs="Arial"/>
          <w:color w:val="000000"/>
          <w:kern w:val="0"/>
          <w:sz w:val="22"/>
          <w:szCs w:val="22"/>
          <w14:ligatures w14:val="none"/>
        </w:rPr>
        <w:t>Watkins</w:t>
      </w:r>
      <w:proofErr w:type="gramEnd"/>
    </w:p>
    <w:p w14:paraId="5EBF6146" w14:textId="77777777" w:rsidR="007B6D5B" w:rsidRPr="007B6D5B" w:rsidRDefault="007B6D5B" w:rsidP="007B6D5B">
      <w:pPr>
        <w:rPr>
          <w:rFonts w:ascii="Times New Roman" w:eastAsia="Times New Roman" w:hAnsi="Times New Roman" w:cs="Times New Roman"/>
          <w:color w:val="000000"/>
          <w:kern w:val="0"/>
          <w14:ligatures w14:val="none"/>
        </w:rPr>
      </w:pPr>
    </w:p>
    <w:p w14:paraId="6F0397DD"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NAACP will be having a voter registration drive and are collaborating with all the other political clubs on </w:t>
      </w:r>
      <w:proofErr w:type="spellStart"/>
      <w:r w:rsidRPr="007B6D5B">
        <w:rPr>
          <w:rFonts w:ascii="Arial" w:eastAsia="Times New Roman" w:hAnsi="Arial" w:cs="Arial"/>
          <w:color w:val="000000"/>
          <w:kern w:val="0"/>
          <w:sz w:val="22"/>
          <w:szCs w:val="22"/>
          <w14:ligatures w14:val="none"/>
        </w:rPr>
        <w:t>cmapus</w:t>
      </w:r>
      <w:proofErr w:type="spellEnd"/>
      <w:r w:rsidRPr="007B6D5B">
        <w:rPr>
          <w:rFonts w:ascii="Arial" w:eastAsia="Times New Roman" w:hAnsi="Arial" w:cs="Arial"/>
          <w:color w:val="000000"/>
          <w:kern w:val="0"/>
          <w:sz w:val="22"/>
          <w:szCs w:val="22"/>
          <w14:ligatures w14:val="none"/>
        </w:rPr>
        <w:t>, this is for ALL Furman students not just in-state. Here to answer any questions regarding voting as well.  </w:t>
      </w:r>
    </w:p>
    <w:p w14:paraId="77E5E687" w14:textId="77777777" w:rsidR="007B6D5B" w:rsidRPr="007B6D5B" w:rsidRDefault="007B6D5B" w:rsidP="007B6D5B">
      <w:pPr>
        <w:rPr>
          <w:rFonts w:ascii="Times New Roman" w:eastAsia="Times New Roman" w:hAnsi="Times New Roman" w:cs="Times New Roman"/>
          <w:color w:val="000000"/>
          <w:kern w:val="0"/>
          <w14:ligatures w14:val="none"/>
        </w:rPr>
      </w:pPr>
    </w:p>
    <w:p w14:paraId="49C9C2CD"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New Business: none</w:t>
      </w:r>
    </w:p>
    <w:p w14:paraId="5C4312C1" w14:textId="77777777" w:rsidR="007B6D5B" w:rsidRPr="007B6D5B" w:rsidRDefault="007B6D5B" w:rsidP="007B6D5B">
      <w:pPr>
        <w:rPr>
          <w:rFonts w:ascii="Times New Roman" w:eastAsia="Times New Roman" w:hAnsi="Times New Roman" w:cs="Times New Roman"/>
          <w:color w:val="000000"/>
          <w:kern w:val="0"/>
          <w14:ligatures w14:val="none"/>
        </w:rPr>
      </w:pPr>
    </w:p>
    <w:p w14:paraId="14335F9E"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Old Business: none </w:t>
      </w:r>
    </w:p>
    <w:p w14:paraId="11E7DA49" w14:textId="77777777" w:rsidR="007B6D5B" w:rsidRPr="007B6D5B" w:rsidRDefault="007B6D5B" w:rsidP="007B6D5B">
      <w:pPr>
        <w:rPr>
          <w:rFonts w:ascii="Times New Roman" w:eastAsia="Times New Roman" w:hAnsi="Times New Roman" w:cs="Times New Roman"/>
          <w:color w:val="000000"/>
          <w:kern w:val="0"/>
          <w14:ligatures w14:val="none"/>
        </w:rPr>
      </w:pPr>
    </w:p>
    <w:p w14:paraId="06ADEA9B"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Open Forum: </w:t>
      </w:r>
    </w:p>
    <w:p w14:paraId="590DE5BE" w14:textId="77777777" w:rsidR="007B6D5B" w:rsidRPr="007B6D5B" w:rsidRDefault="007B6D5B" w:rsidP="007B6D5B">
      <w:pPr>
        <w:rPr>
          <w:rFonts w:ascii="Times New Roman" w:eastAsia="Times New Roman" w:hAnsi="Times New Roman" w:cs="Times New Roman"/>
          <w:color w:val="000000"/>
          <w:kern w:val="0"/>
          <w14:ligatures w14:val="none"/>
        </w:rPr>
      </w:pPr>
    </w:p>
    <w:p w14:paraId="05339506"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You have to sign up on FUOC trips on Fusion, as trips have caps for safety reasons. Always assume FUOC trips have caps, if you don’t sign up on Fusion you</w:t>
      </w:r>
      <w:r w:rsidRPr="007B6D5B">
        <w:rPr>
          <w:rFonts w:ascii="Arial" w:eastAsia="Times New Roman" w:hAnsi="Arial" w:cs="Arial"/>
          <w:b/>
          <w:bCs/>
          <w:color w:val="000000"/>
          <w:kern w:val="0"/>
          <w:sz w:val="22"/>
          <w:szCs w:val="22"/>
          <w14:ligatures w14:val="none"/>
        </w:rPr>
        <w:t xml:space="preserve"> </w:t>
      </w:r>
      <w:proofErr w:type="spellStart"/>
      <w:r w:rsidRPr="007B6D5B">
        <w:rPr>
          <w:rFonts w:ascii="Arial" w:eastAsia="Times New Roman" w:hAnsi="Arial" w:cs="Arial"/>
          <w:b/>
          <w:bCs/>
          <w:color w:val="000000"/>
          <w:kern w:val="0"/>
          <w:sz w:val="22"/>
          <w:szCs w:val="22"/>
          <w14:ligatures w14:val="none"/>
        </w:rPr>
        <w:t>can not</w:t>
      </w:r>
      <w:proofErr w:type="spellEnd"/>
      <w:r w:rsidRPr="007B6D5B">
        <w:rPr>
          <w:rFonts w:ascii="Arial" w:eastAsia="Times New Roman" w:hAnsi="Arial" w:cs="Arial"/>
          <w:b/>
          <w:bCs/>
          <w:color w:val="000000"/>
          <w:kern w:val="0"/>
          <w:sz w:val="22"/>
          <w:szCs w:val="22"/>
          <w14:ligatures w14:val="none"/>
        </w:rPr>
        <w:t xml:space="preserve"> </w:t>
      </w:r>
      <w:r w:rsidRPr="007B6D5B">
        <w:rPr>
          <w:rFonts w:ascii="Arial" w:eastAsia="Times New Roman" w:hAnsi="Arial" w:cs="Arial"/>
          <w:color w:val="000000"/>
          <w:kern w:val="0"/>
          <w:sz w:val="22"/>
          <w:szCs w:val="22"/>
          <w14:ligatures w14:val="none"/>
        </w:rPr>
        <w:t>go. </w:t>
      </w:r>
    </w:p>
    <w:p w14:paraId="26E8C958" w14:textId="77777777" w:rsidR="007B6D5B" w:rsidRPr="007B6D5B" w:rsidRDefault="007B6D5B" w:rsidP="007B6D5B">
      <w:pPr>
        <w:rPr>
          <w:rFonts w:ascii="Times New Roman" w:eastAsia="Times New Roman" w:hAnsi="Times New Roman" w:cs="Times New Roman"/>
          <w:color w:val="000000"/>
          <w:kern w:val="0"/>
          <w14:ligatures w14:val="none"/>
        </w:rPr>
      </w:pPr>
    </w:p>
    <w:p w14:paraId="4B80F75B"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Maybe send </w:t>
      </w:r>
      <w:proofErr w:type="gramStart"/>
      <w:r w:rsidRPr="007B6D5B">
        <w:rPr>
          <w:rFonts w:ascii="Arial" w:eastAsia="Times New Roman" w:hAnsi="Arial" w:cs="Arial"/>
          <w:color w:val="000000"/>
          <w:kern w:val="0"/>
          <w:sz w:val="22"/>
          <w:szCs w:val="22"/>
          <w14:ligatures w14:val="none"/>
        </w:rPr>
        <w:t>emails</w:t>
      </w:r>
      <w:proofErr w:type="gramEnd"/>
      <w:r w:rsidRPr="007B6D5B">
        <w:rPr>
          <w:rFonts w:ascii="Arial" w:eastAsia="Times New Roman" w:hAnsi="Arial" w:cs="Arial"/>
          <w:color w:val="000000"/>
          <w:kern w:val="0"/>
          <w:sz w:val="22"/>
          <w:szCs w:val="22"/>
          <w14:ligatures w14:val="none"/>
        </w:rPr>
        <w:t> </w:t>
      </w:r>
    </w:p>
    <w:p w14:paraId="2D9E355A" w14:textId="77777777" w:rsidR="007B6D5B" w:rsidRPr="007B6D5B" w:rsidRDefault="007B6D5B" w:rsidP="007B6D5B">
      <w:pPr>
        <w:rPr>
          <w:rFonts w:ascii="Times New Roman" w:eastAsia="Times New Roman" w:hAnsi="Times New Roman" w:cs="Times New Roman"/>
          <w:color w:val="000000"/>
          <w:kern w:val="0"/>
          <w14:ligatures w14:val="none"/>
        </w:rPr>
      </w:pPr>
    </w:p>
    <w:p w14:paraId="297188A0"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PMA talent show </w:t>
      </w:r>
    </w:p>
    <w:p w14:paraId="03932E2E" w14:textId="77777777" w:rsidR="007B6D5B" w:rsidRPr="007B6D5B" w:rsidRDefault="007B6D5B" w:rsidP="007B6D5B">
      <w:pPr>
        <w:rPr>
          <w:rFonts w:ascii="Times New Roman" w:eastAsia="Times New Roman" w:hAnsi="Times New Roman" w:cs="Times New Roman"/>
          <w:color w:val="000000"/>
          <w:kern w:val="0"/>
          <w14:ligatures w14:val="none"/>
        </w:rPr>
      </w:pPr>
    </w:p>
    <w:p w14:paraId="405F5C33"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Flu vaccine clinic, contact </w:t>
      </w:r>
      <w:proofErr w:type="spellStart"/>
      <w:r w:rsidRPr="007B6D5B">
        <w:rPr>
          <w:rFonts w:ascii="Arial" w:eastAsia="Times New Roman" w:hAnsi="Arial" w:cs="Arial"/>
          <w:color w:val="000000"/>
          <w:kern w:val="0"/>
          <w:sz w:val="22"/>
          <w:szCs w:val="22"/>
          <w14:ligatures w14:val="none"/>
        </w:rPr>
        <w:t>earle</w:t>
      </w:r>
      <w:proofErr w:type="spellEnd"/>
      <w:r w:rsidRPr="007B6D5B">
        <w:rPr>
          <w:rFonts w:ascii="Arial" w:eastAsia="Times New Roman" w:hAnsi="Arial" w:cs="Arial"/>
          <w:color w:val="000000"/>
          <w:kern w:val="0"/>
          <w:sz w:val="22"/>
          <w:szCs w:val="22"/>
          <w14:ligatures w14:val="none"/>
        </w:rPr>
        <w:t xml:space="preserve"> health center or Dean Cassidy to partner to hold a drive. Health center already has some. </w:t>
      </w:r>
    </w:p>
    <w:p w14:paraId="2560E0ED" w14:textId="77777777" w:rsidR="007B6D5B" w:rsidRPr="007B6D5B" w:rsidRDefault="007B6D5B" w:rsidP="007B6D5B">
      <w:pPr>
        <w:rPr>
          <w:rFonts w:ascii="Times New Roman" w:eastAsia="Times New Roman" w:hAnsi="Times New Roman" w:cs="Times New Roman"/>
          <w:color w:val="000000"/>
          <w:kern w:val="0"/>
          <w14:ligatures w14:val="none"/>
        </w:rPr>
      </w:pPr>
    </w:p>
    <w:p w14:paraId="10A1BA1E"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LUNCH LADDER: to help build community, Yaseen has put it together and will send the link to join in the SGA business </w:t>
      </w:r>
      <w:proofErr w:type="gramStart"/>
      <w:r w:rsidRPr="007B6D5B">
        <w:rPr>
          <w:rFonts w:ascii="Arial" w:eastAsia="Times New Roman" w:hAnsi="Arial" w:cs="Arial"/>
          <w:color w:val="000000"/>
          <w:kern w:val="0"/>
          <w:sz w:val="22"/>
          <w:szCs w:val="22"/>
          <w14:ligatures w14:val="none"/>
        </w:rPr>
        <w:t>chat</w:t>
      </w:r>
      <w:proofErr w:type="gramEnd"/>
    </w:p>
    <w:p w14:paraId="276DD875" w14:textId="77777777" w:rsidR="007B6D5B" w:rsidRPr="007B6D5B" w:rsidRDefault="007B6D5B" w:rsidP="007B6D5B">
      <w:pPr>
        <w:rPr>
          <w:rFonts w:ascii="Times New Roman" w:eastAsia="Times New Roman" w:hAnsi="Times New Roman" w:cs="Times New Roman"/>
          <w:color w:val="000000"/>
          <w:kern w:val="0"/>
          <w14:ligatures w14:val="none"/>
        </w:rPr>
      </w:pPr>
    </w:p>
    <w:p w14:paraId="3C15C5E3" w14:textId="77777777" w:rsidR="007B6D5B" w:rsidRPr="007B6D5B" w:rsidRDefault="007B6D5B" w:rsidP="007B6D5B">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Motion to adjourn meeting at 6:51pm </w:t>
      </w:r>
    </w:p>
    <w:p w14:paraId="2A5576F3" w14:textId="77777777" w:rsidR="007B6D5B" w:rsidRPr="007B6D5B" w:rsidRDefault="007B6D5B" w:rsidP="007B6D5B">
      <w:pPr>
        <w:spacing w:after="240"/>
        <w:rPr>
          <w:rFonts w:ascii="Times New Roman" w:eastAsia="Times New Roman" w:hAnsi="Times New Roman" w:cs="Times New Roman"/>
          <w:kern w:val="0"/>
          <w14:ligatures w14:val="none"/>
        </w:rPr>
      </w:pPr>
    </w:p>
    <w:p w14:paraId="2BC107D1" w14:textId="77777777" w:rsidR="007B6D5B" w:rsidRPr="007B6D5B" w:rsidRDefault="007B6D5B" w:rsidP="007B6D5B">
      <w:pPr>
        <w:rPr>
          <w:rFonts w:ascii="Times New Roman" w:eastAsia="Times New Roman" w:hAnsi="Times New Roman" w:cs="Times New Roman"/>
          <w:kern w:val="0"/>
          <w14:ligatures w14:val="none"/>
        </w:rPr>
      </w:pPr>
    </w:p>
    <w:p w14:paraId="3F78592E" w14:textId="77777777" w:rsidR="00A404AF" w:rsidRDefault="00A404AF"/>
    <w:sectPr w:rsidR="00A404A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ly Gillis2-Student">
    <w15:presenceInfo w15:providerId="AD" w15:userId="S::gillca2@furman.edu::c1be2773-60ac-40ca-b3ec-c32f34e89bc8"/>
  </w15:person>
  <w15:person w15:author="Melissa Nichols">
    <w15:presenceInfo w15:providerId="AD" w15:userId="S::mnichols@furman.edu::b7d31af3-992e-45fe-b8f2-097d2515e4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5B"/>
    <w:rsid w:val="000C1A24"/>
    <w:rsid w:val="005D5D80"/>
    <w:rsid w:val="007B6D5B"/>
    <w:rsid w:val="00A0417F"/>
    <w:rsid w:val="00A404AF"/>
    <w:rsid w:val="00AC6C80"/>
    <w:rsid w:val="00C028A4"/>
    <w:rsid w:val="00FF0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A6FD12"/>
  <w15:chartTrackingRefBased/>
  <w15:docId w15:val="{5B6743AD-16C6-6E43-BCC3-18BE9EFF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6D5B"/>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02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58806">
      <w:bodyDiv w:val="1"/>
      <w:marLeft w:val="0"/>
      <w:marRight w:val="0"/>
      <w:marTop w:val="0"/>
      <w:marBottom w:val="0"/>
      <w:divBdr>
        <w:top w:val="none" w:sz="0" w:space="0" w:color="auto"/>
        <w:left w:val="none" w:sz="0" w:space="0" w:color="auto"/>
        <w:bottom w:val="none" w:sz="0" w:space="0" w:color="auto"/>
        <w:right w:val="none" w:sz="0" w:space="0" w:color="auto"/>
      </w:divBdr>
    </w:div>
    <w:div w:id="198423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1293</Words>
  <Characters>7373</Characters>
  <Application>Microsoft Office Word</Application>
  <DocSecurity>0</DocSecurity>
  <Lines>61</Lines>
  <Paragraphs>17</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2</cp:revision>
  <dcterms:created xsi:type="dcterms:W3CDTF">2023-09-19T13:39:00Z</dcterms:created>
  <dcterms:modified xsi:type="dcterms:W3CDTF">2023-09-19T13:39:00Z</dcterms:modified>
</cp:coreProperties>
</file>