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Bylaws of the</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Epsilon Lambda Chapter</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Chi Omega Fraternity</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November 2023</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w:t>
      </w: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this organization shall be the Epsilon Lambda Chapter of the Chi Omega Fraternity.</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II</w:t>
      </w: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Mission, Vision, and Policies</w:t>
      </w: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1</w:t>
      </w:r>
      <w:r w:rsidDel="00000000" w:rsidR="00000000" w:rsidRPr="00000000">
        <w:rPr>
          <w:rFonts w:ascii="Times New Roman" w:cs="Times New Roman" w:eastAsia="Times New Roman" w:hAnsi="Times New Roman"/>
          <w:sz w:val="24"/>
          <w:szCs w:val="24"/>
          <w:rtl w:val="0"/>
        </w:rPr>
        <w:t xml:space="preserve">. Mission</w:t>
      </w:r>
    </w:p>
    <w:p w:rsidR="00000000" w:rsidDel="00000000" w:rsidP="00000000" w:rsidRDefault="00000000" w:rsidRPr="00000000" w14:paraId="0000000F">
      <w:pPr>
        <w:numPr>
          <w:ilvl w:val="0"/>
          <w:numId w:val="18"/>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Omega Fraternity is an intergenerational women’s organization forever committed to our founding purposes:</w:t>
      </w:r>
    </w:p>
    <w:p w:rsidR="00000000" w:rsidDel="00000000" w:rsidP="00000000" w:rsidRDefault="00000000" w:rsidRPr="00000000" w14:paraId="00000010">
      <w:pPr>
        <w:numPr>
          <w:ilvl w:val="0"/>
          <w:numId w:val="3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Friendship</w:t>
      </w:r>
    </w:p>
    <w:p w:rsidR="00000000" w:rsidDel="00000000" w:rsidP="00000000" w:rsidRDefault="00000000" w:rsidRPr="00000000" w14:paraId="00000011">
      <w:pPr>
        <w:numPr>
          <w:ilvl w:val="0"/>
          <w:numId w:val="3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integrity</w:t>
      </w:r>
    </w:p>
    <w:p w:rsidR="00000000" w:rsidDel="00000000" w:rsidP="00000000" w:rsidRDefault="00000000" w:rsidRPr="00000000" w14:paraId="00000012">
      <w:pPr>
        <w:numPr>
          <w:ilvl w:val="0"/>
          <w:numId w:val="3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to others</w:t>
      </w:r>
    </w:p>
    <w:p w:rsidR="00000000" w:rsidDel="00000000" w:rsidP="00000000" w:rsidRDefault="00000000" w:rsidRPr="00000000" w14:paraId="00000013">
      <w:pPr>
        <w:numPr>
          <w:ilvl w:val="0"/>
          <w:numId w:val="3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excellence and intellectual pursuits</w:t>
      </w:r>
    </w:p>
    <w:p w:rsidR="00000000" w:rsidDel="00000000" w:rsidP="00000000" w:rsidRDefault="00000000" w:rsidRPr="00000000" w14:paraId="00000014">
      <w:pPr>
        <w:numPr>
          <w:ilvl w:val="0"/>
          <w:numId w:val="3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and campus involvement</w:t>
      </w:r>
    </w:p>
    <w:p w:rsidR="00000000" w:rsidDel="00000000" w:rsidP="00000000" w:rsidRDefault="00000000" w:rsidRPr="00000000" w14:paraId="00000015">
      <w:pPr>
        <w:numPr>
          <w:ilvl w:val="0"/>
          <w:numId w:val="33"/>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and career development</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2.</w:t>
      </w:r>
      <w:r w:rsidDel="00000000" w:rsidR="00000000" w:rsidRPr="00000000">
        <w:rPr>
          <w:rFonts w:ascii="Times New Roman" w:cs="Times New Roman" w:eastAsia="Times New Roman" w:hAnsi="Times New Roman"/>
          <w:sz w:val="24"/>
          <w:szCs w:val="24"/>
          <w:rtl w:val="0"/>
        </w:rPr>
        <w:t xml:space="preserve"> Vision</w:t>
      </w:r>
    </w:p>
    <w:p w:rsidR="00000000" w:rsidDel="00000000" w:rsidP="00000000" w:rsidRDefault="00000000" w:rsidRPr="00000000" w14:paraId="00000017">
      <w:pPr>
        <w:numPr>
          <w:ilvl w:val="0"/>
          <w:numId w:val="9"/>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Sisters inspired by our values who serve the world while keeping Chi Omega ever at heart.</w:t>
      </w:r>
    </w:p>
    <w:p w:rsidR="00000000" w:rsidDel="00000000" w:rsidP="00000000" w:rsidRDefault="00000000" w:rsidRPr="00000000" w14:paraId="0000001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3.</w:t>
      </w:r>
      <w:r w:rsidDel="00000000" w:rsidR="00000000" w:rsidRPr="00000000">
        <w:rPr>
          <w:rFonts w:ascii="Times New Roman" w:cs="Times New Roman" w:eastAsia="Times New Roman" w:hAnsi="Times New Roman"/>
          <w:sz w:val="24"/>
          <w:szCs w:val="24"/>
          <w:rtl w:val="0"/>
        </w:rPr>
        <w:t xml:space="preserve"> Policies</w:t>
      </w:r>
    </w:p>
    <w:p w:rsidR="00000000" w:rsidDel="00000000" w:rsidP="00000000" w:rsidRDefault="00000000" w:rsidRPr="00000000" w14:paraId="0000001A">
      <w:pPr>
        <w:numPr>
          <w:ilvl w:val="0"/>
          <w:numId w:val="19"/>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policies of this chapter, chartered by the Supreme Governing Council of the Chi Omega Fraternity, shall be in keeping with the stated purposes, mission, vision, and rules of the Fraternity.</w:t>
      </w:r>
    </w:p>
    <w:p w:rsidR="00000000" w:rsidDel="00000000" w:rsidP="00000000" w:rsidRDefault="00000000" w:rsidRPr="00000000" w14:paraId="0000001B">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III</w:t>
      </w: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Members</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for membership shall be in accordance with the Bylaws and the </w:t>
      </w:r>
      <w:r w:rsidDel="00000000" w:rsidR="00000000" w:rsidRPr="00000000">
        <w:rPr>
          <w:rFonts w:ascii="Times New Roman" w:cs="Times New Roman" w:eastAsia="Times New Roman" w:hAnsi="Times New Roman"/>
          <w:i w:val="1"/>
          <w:sz w:val="24"/>
          <w:szCs w:val="24"/>
          <w:rtl w:val="0"/>
        </w:rPr>
        <w:t xml:space="preserve">Book of Rules</w:t>
      </w:r>
      <w:r w:rsidDel="00000000" w:rsidR="00000000" w:rsidRPr="00000000">
        <w:rPr>
          <w:rFonts w:ascii="Times New Roman" w:cs="Times New Roman" w:eastAsia="Times New Roman" w:hAnsi="Times New Roman"/>
          <w:sz w:val="24"/>
          <w:szCs w:val="24"/>
          <w:rtl w:val="0"/>
        </w:rPr>
        <w:t xml:space="preserve"> of the Chi Omega Fraternity and the rules of Furman Panhellenic.</w:t>
      </w:r>
    </w:p>
    <w:p w:rsidR="00000000" w:rsidDel="00000000" w:rsidP="00000000" w:rsidRDefault="00000000" w:rsidRPr="00000000" w14:paraId="0000001F">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1</w:t>
      </w:r>
      <w:r w:rsidDel="00000000" w:rsidR="00000000" w:rsidRPr="00000000">
        <w:rPr>
          <w:rFonts w:ascii="Times New Roman" w:cs="Times New Roman" w:eastAsia="Times New Roman" w:hAnsi="Times New Roman"/>
          <w:sz w:val="24"/>
          <w:szCs w:val="24"/>
          <w:rtl w:val="0"/>
        </w:rPr>
        <w:t xml:space="preserve">. New Members</w:t>
      </w:r>
    </w:p>
    <w:p w:rsidR="00000000" w:rsidDel="00000000" w:rsidP="00000000" w:rsidRDefault="00000000" w:rsidRPr="00000000" w14:paraId="00000021">
      <w:pPr>
        <w:numPr>
          <w:ilvl w:val="0"/>
          <w:numId w:val="16"/>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member shall be an undergraduate woman matriculated at Furman University who has been selected in accordance with the recruitment procedures of the Fraternity and Furman Panhellenic, and who is actively working to fulfill the new member requirements. A new member has one calendar year in which to fulfill these requirements:</w:t>
      </w:r>
    </w:p>
    <w:p w:rsidR="00000000" w:rsidDel="00000000" w:rsidP="00000000" w:rsidRDefault="00000000" w:rsidRPr="00000000" w14:paraId="00000022">
      <w:pPr>
        <w:numPr>
          <w:ilvl w:val="0"/>
          <w:numId w:val="3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members must attain a 2.0 cumulative GPA based on a 4.0 system as a full-time student.</w:t>
      </w:r>
    </w:p>
    <w:p w:rsidR="00000000" w:rsidDel="00000000" w:rsidP="00000000" w:rsidRDefault="00000000" w:rsidRPr="00000000" w14:paraId="00000023">
      <w:pPr>
        <w:numPr>
          <w:ilvl w:val="0"/>
          <w:numId w:val="3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members must meet all financial responsibilities prior to initiation.</w:t>
      </w:r>
    </w:p>
    <w:p w:rsidR="00000000" w:rsidDel="00000000" w:rsidP="00000000" w:rsidRDefault="00000000" w:rsidRPr="00000000" w14:paraId="00000024">
      <w:pPr>
        <w:numPr>
          <w:ilvl w:val="0"/>
          <w:numId w:val="34"/>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members are encouraged to participate in at least one quality activity including work, internships, or organizations at Furman.</w:t>
      </w:r>
    </w:p>
    <w:p w:rsidR="00000000" w:rsidDel="00000000" w:rsidP="00000000" w:rsidRDefault="00000000" w:rsidRPr="00000000" w14:paraId="0000002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2.</w:t>
      </w:r>
      <w:r w:rsidDel="00000000" w:rsidR="00000000" w:rsidRPr="00000000">
        <w:rPr>
          <w:rFonts w:ascii="Times New Roman" w:cs="Times New Roman" w:eastAsia="Times New Roman" w:hAnsi="Times New Roman"/>
          <w:sz w:val="24"/>
          <w:szCs w:val="24"/>
          <w:rtl w:val="0"/>
        </w:rPr>
        <w:t xml:space="preserve"> Active Members</w:t>
      </w:r>
    </w:p>
    <w:p w:rsidR="00000000" w:rsidDel="00000000" w:rsidP="00000000" w:rsidRDefault="00000000" w:rsidRPr="00000000" w14:paraId="00000027">
      <w:pPr>
        <w:numPr>
          <w:ilvl w:val="0"/>
          <w:numId w:val="13"/>
        </w:numPr>
        <w:spacing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Active members are undergraduate women matriculated at Furman University who have completed the requirements of the new member period and have been initiated. They must be actively working to achieve their degree.</w:t>
      </w:r>
    </w:p>
    <w:p w:rsidR="00000000" w:rsidDel="00000000" w:rsidP="00000000" w:rsidRDefault="00000000" w:rsidRPr="00000000" w14:paraId="00000028">
      <w:pPr>
        <w:numPr>
          <w:ilvl w:val="0"/>
          <w:numId w:val="13"/>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Active members are encouraged to participate in at least two activities separate from Chi Omega. The Director of Campus Activities is responsible for annually collecting the list. These activities must:</w:t>
      </w:r>
    </w:p>
    <w:p w:rsidR="00000000" w:rsidDel="00000000" w:rsidP="00000000" w:rsidRDefault="00000000" w:rsidRPr="00000000" w14:paraId="00000029">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regularly</w:t>
      </w:r>
    </w:p>
    <w:p w:rsidR="00000000" w:rsidDel="00000000" w:rsidP="00000000" w:rsidRDefault="00000000" w:rsidRPr="00000000" w14:paraId="0000002A">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personal development</w:t>
      </w:r>
    </w:p>
    <w:p w:rsidR="00000000" w:rsidDel="00000000" w:rsidP="00000000" w:rsidRDefault="00000000" w:rsidRPr="00000000" w14:paraId="0000002B">
      <w:pPr>
        <w:numPr>
          <w:ilvl w:val="1"/>
          <w:numId w:val="1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Enrich the college experience</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Section 3.</w:t>
      </w:r>
      <w:r w:rsidDel="00000000" w:rsidR="00000000" w:rsidRPr="00000000">
        <w:rPr>
          <w:rFonts w:ascii="Times New Roman" w:cs="Times New Roman" w:eastAsia="Times New Roman" w:hAnsi="Times New Roman"/>
          <w:sz w:val="24"/>
          <w:szCs w:val="24"/>
          <w:rtl w:val="0"/>
        </w:rPr>
        <w:t xml:space="preserve"> Transfer/Affiliates</w:t>
      </w:r>
    </w:p>
    <w:p w:rsidR="00000000" w:rsidDel="00000000" w:rsidP="00000000" w:rsidRDefault="00000000" w:rsidRPr="00000000" w14:paraId="0000002E">
      <w:pPr>
        <w:numPr>
          <w:ilvl w:val="0"/>
          <w:numId w:val="15"/>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initiated member from another chapter wishing to affiliate with the Epsilon Lambda Chapter must follow the Transfer/Affiliation Procedure outlined in the </w:t>
      </w:r>
      <w:r w:rsidDel="00000000" w:rsidR="00000000" w:rsidRPr="00000000">
        <w:rPr>
          <w:rFonts w:ascii="Times New Roman" w:cs="Times New Roman" w:eastAsia="Times New Roman" w:hAnsi="Times New Roman"/>
          <w:i w:val="1"/>
          <w:sz w:val="24"/>
          <w:szCs w:val="24"/>
          <w:rtl w:val="0"/>
        </w:rPr>
        <w:t xml:space="preserve">Book of Rules</w:t>
      </w:r>
      <w:r w:rsidDel="00000000" w:rsidR="00000000" w:rsidRPr="00000000">
        <w:rPr>
          <w:rFonts w:ascii="Times New Roman" w:cs="Times New Roman" w:eastAsia="Times New Roman" w:hAnsi="Times New Roman"/>
          <w:sz w:val="24"/>
          <w:szCs w:val="24"/>
          <w:rtl w:val="0"/>
        </w:rPr>
        <w:t xml:space="preserve"> of the Chi Omega Fraternity.</w:t>
      </w:r>
    </w:p>
    <w:p w:rsidR="00000000" w:rsidDel="00000000" w:rsidP="00000000" w:rsidRDefault="00000000" w:rsidRPr="00000000" w14:paraId="0000002F">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completion of one semester at Furman University, this member must have a minimum Furman GPA of 2.7.</w:t>
      </w:r>
    </w:p>
    <w:p w:rsidR="00000000" w:rsidDel="00000000" w:rsidP="00000000" w:rsidRDefault="00000000" w:rsidRPr="00000000" w14:paraId="00000030">
      <w:pPr>
        <w:numPr>
          <w:ilvl w:val="0"/>
          <w:numId w:val="15"/>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of this potential affiliate is left up to the discretion of the Executive Board.</w:t>
      </w:r>
    </w:p>
    <w:p w:rsidR="00000000" w:rsidDel="00000000" w:rsidP="00000000" w:rsidRDefault="00000000" w:rsidRPr="00000000" w14:paraId="0000003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IV</w:t>
      </w: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Dues and Fees</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1</w:t>
      </w:r>
      <w:r w:rsidDel="00000000" w:rsidR="00000000" w:rsidRPr="00000000">
        <w:rPr>
          <w:rFonts w:ascii="Times New Roman" w:cs="Times New Roman" w:eastAsia="Times New Roman" w:hAnsi="Times New Roman"/>
          <w:sz w:val="24"/>
          <w:szCs w:val="24"/>
          <w:rtl w:val="0"/>
        </w:rPr>
        <w:t xml:space="preserve">. Dues and Fees</w:t>
      </w:r>
    </w:p>
    <w:p w:rsidR="00000000" w:rsidDel="00000000" w:rsidP="00000000" w:rsidRDefault="00000000" w:rsidRPr="00000000" w14:paraId="00000036">
      <w:pPr>
        <w:numPr>
          <w:ilvl w:val="0"/>
          <w:numId w:val="8"/>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Dues and fees shall be determined every spring by resolution of the chapter.</w:t>
      </w:r>
    </w:p>
    <w:p w:rsidR="00000000" w:rsidDel="00000000" w:rsidP="00000000" w:rsidRDefault="00000000" w:rsidRPr="00000000" w14:paraId="00000037">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Corporation Board fees shall be determined at the time the House Corporation budget is prepared, after consultation with the chapter officers and Alumnae Advisory Board.</w:t>
      </w:r>
    </w:p>
    <w:p w:rsidR="00000000" w:rsidDel="00000000" w:rsidP="00000000" w:rsidRDefault="00000000" w:rsidRPr="00000000" w14:paraId="00000038">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Membership dues may be paid in the following ways:</w:t>
      </w:r>
      <w:r w:rsidDel="00000000" w:rsidR="00000000" w:rsidRPr="00000000">
        <w:rPr>
          <w:rFonts w:ascii="Times New Roman" w:cs="Times New Roman" w:eastAsia="Times New Roman" w:hAnsi="Times New Roman"/>
          <w:sz w:val="24"/>
          <w:szCs w:val="24"/>
          <w:highlight w:val="yellow"/>
          <w:rtl w:val="0"/>
          <w:rPrChange w:author="Diana Ilie" w:id="0" w:date="2024-04-16T13:13:50Z">
            <w:rPr>
              <w:rFonts w:ascii="Times New Roman" w:cs="Times New Roman" w:eastAsia="Times New Roman" w:hAnsi="Times New Roman"/>
              <w:sz w:val="24"/>
              <w:szCs w:val="24"/>
            </w:rPr>
          </w:rPrChange>
        </w:rPr>
        <w:t xml:space="preserve"> a) payment at the beginning of each new fall or spring semester, b) payment in monthly installments (on the 15th of each month) throughout each new fall or spring semester,</w:t>
      </w:r>
      <w:r w:rsidDel="00000000" w:rsidR="00000000" w:rsidRPr="00000000">
        <w:rPr>
          <w:rFonts w:ascii="Times New Roman" w:cs="Times New Roman" w:eastAsia="Times New Roman" w:hAnsi="Times New Roman"/>
          <w:sz w:val="24"/>
          <w:szCs w:val="24"/>
          <w:rtl w:val="0"/>
        </w:rPr>
        <w:t xml:space="preserve"> or c) specialized plan as determined by an individual member and the G.N.V., as further explained in Section 6 of the Standing Rules.</w:t>
      </w:r>
    </w:p>
    <w:p w:rsidR="00000000" w:rsidDel="00000000" w:rsidP="00000000" w:rsidRDefault="00000000" w:rsidRPr="00000000" w14:paraId="00000039">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will sign a binding contract no later than the second chapter meeting of the year indicating their payment plan.  Members who do not expect to be able to pay fall or spring dues by the assigned date may sign a promissory note to be signed by the member and G.N.V indicating a specific date that their dues should be paid.</w:t>
      </w:r>
    </w:p>
    <w:p w:rsidR="00000000" w:rsidDel="00000000" w:rsidP="00000000" w:rsidRDefault="00000000" w:rsidRPr="00000000" w14:paraId="0000003A">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dues and fees may be established by a vote of the chapter and are due on the date specified by the G.N.V. and the financial advisor.</w:t>
      </w:r>
    </w:p>
    <w:p w:rsidR="00000000" w:rsidDel="00000000" w:rsidP="00000000" w:rsidRDefault="00000000" w:rsidRPr="00000000" w14:paraId="0000003B">
      <w:pPr>
        <w:numPr>
          <w:ilvl w:val="0"/>
          <w:numId w:val="8"/>
        </w:numPr>
        <w:spacing w:after="240" w:line="240" w:lineRule="auto"/>
        <w:ind w:left="720" w:hanging="360"/>
        <w:rPr>
          <w:rFonts w:ascii="Times New Roman" w:cs="Times New Roman" w:eastAsia="Times New Roman" w:hAnsi="Times New Roman"/>
          <w:sz w:val="24"/>
          <w:szCs w:val="24"/>
          <w:highlight w:val="yellow"/>
          <w:rPrChange w:author="Diana Ilie" w:id="2" w:date="2024-04-15T23:47:24Z">
            <w:rPr>
              <w:rFonts w:ascii="Times New Roman" w:cs="Times New Roman" w:eastAsia="Times New Roman" w:hAnsi="Times New Roman"/>
              <w:sz w:val="24"/>
              <w:szCs w:val="24"/>
            </w:rPr>
          </w:rPrChange>
        </w:rPr>
        <w:pPrChange w:author="Diana Ilie" w:id="0" w:date="2024-04-15T23:47:24Z">
          <w:pPr>
            <w:numPr>
              <w:ilvl w:val="0"/>
              <w:numId w:val="8"/>
            </w:numPr>
            <w:spacing w:after="240" w:line="240" w:lineRule="auto"/>
            <w:ind w:left="720" w:hanging="360"/>
          </w:pPr>
        </w:pPrChange>
      </w:pPr>
      <w:del w:author="Diana Ilie" w:id="1" w:date="2024-04-16T13:24:44Z">
        <w:r w:rsidDel="00000000" w:rsidR="00000000" w:rsidRPr="00000000">
          <w:rPr>
            <w:rFonts w:ascii="Times New Roman" w:cs="Times New Roman" w:eastAsia="Times New Roman" w:hAnsi="Times New Roman"/>
            <w:sz w:val="24"/>
            <w:szCs w:val="24"/>
            <w:highlight w:val="yellow"/>
            <w:rtl w:val="0"/>
            <w:rPrChange w:author="Diana Ilie" w:id="2" w:date="2024-04-15T23:47:24Z">
              <w:rPr>
                <w:rFonts w:ascii="Times New Roman" w:cs="Times New Roman" w:eastAsia="Times New Roman" w:hAnsi="Times New Roman"/>
                <w:sz w:val="24"/>
                <w:szCs w:val="24"/>
              </w:rPr>
            </w:rPrChange>
          </w:rPr>
          <w:delText xml:space="preserve">Scholarship Assistance Program: At the end of each semester, we will form an unbiased committee consisting of chapter members and advisors to distribute scholarships based on financial need for the following semester.</w:delText>
        </w:r>
      </w:del>
      <w:r w:rsidDel="00000000" w:rsidR="00000000" w:rsidRPr="00000000">
        <w:rPr>
          <w:rtl w:val="0"/>
        </w:rPr>
      </w:r>
    </w:p>
    <w:p w:rsidR="00000000" w:rsidDel="00000000" w:rsidP="00000000" w:rsidRDefault="00000000" w:rsidRPr="00000000" w14:paraId="000000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2.</w:t>
      </w:r>
      <w:r w:rsidDel="00000000" w:rsidR="00000000" w:rsidRPr="00000000">
        <w:rPr>
          <w:rFonts w:ascii="Times New Roman" w:cs="Times New Roman" w:eastAsia="Times New Roman" w:hAnsi="Times New Roman"/>
          <w:sz w:val="24"/>
          <w:szCs w:val="24"/>
          <w:rtl w:val="0"/>
        </w:rPr>
        <w:t xml:space="preserve"> Fines</w:t>
      </w:r>
    </w:p>
    <w:p w:rsidR="00000000" w:rsidDel="00000000" w:rsidP="00000000" w:rsidRDefault="00000000" w:rsidRPr="00000000" w14:paraId="0000003D">
      <w:pPr>
        <w:numPr>
          <w:ilvl w:val="0"/>
          <w:numId w:val="6"/>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Fines shall be levied or work</w:t>
      </w:r>
      <w:ins w:author="Diana Ilie" w:id="3" w:date="2024-04-15T23:49:07Z">
        <w:r w:rsidDel="00000000" w:rsidR="00000000" w:rsidRPr="00000000">
          <w:rPr>
            <w:rFonts w:ascii="Times New Roman" w:cs="Times New Roman" w:eastAsia="Times New Roman" w:hAnsi="Times New Roman"/>
            <w:sz w:val="24"/>
            <w:szCs w:val="24"/>
            <w:rtl w:val="0"/>
          </w:rPr>
          <w:t xml:space="preserve"> shall be</w:t>
        </w:r>
      </w:ins>
      <w:r w:rsidDel="00000000" w:rsidR="00000000" w:rsidRPr="00000000">
        <w:rPr>
          <w:rFonts w:ascii="Times New Roman" w:cs="Times New Roman" w:eastAsia="Times New Roman" w:hAnsi="Times New Roman"/>
          <w:sz w:val="24"/>
          <w:szCs w:val="24"/>
          <w:rtl w:val="0"/>
        </w:rPr>
        <w:t xml:space="preserve"> assigned for unexcused absences from mandatory functions. These fines will be due two weeks from the date of the event, unless otherwise determined by the Executive Board.</w:t>
      </w:r>
    </w:p>
    <w:p w:rsidR="00000000" w:rsidDel="00000000" w:rsidP="00000000" w:rsidRDefault="00000000" w:rsidRPr="00000000" w14:paraId="0000003E">
      <w:pPr>
        <w:numPr>
          <w:ilvl w:val="0"/>
          <w:numId w:val="6"/>
        </w:numPr>
        <w:spacing w:line="240" w:lineRule="auto"/>
        <w:ind w:left="720" w:hanging="360"/>
        <w:rPr>
          <w:rFonts w:ascii="Times New Roman" w:cs="Times New Roman" w:eastAsia="Times New Roman" w:hAnsi="Times New Roman"/>
          <w:sz w:val="24"/>
          <w:szCs w:val="24"/>
          <w:highlight w:val="yellow"/>
          <w:rPrChange w:author="Diana Ilie" w:id="5" w:date="2024-04-15T23:49:59Z">
            <w:rPr>
              <w:rFonts w:ascii="Times New Roman" w:cs="Times New Roman" w:eastAsia="Times New Roman" w:hAnsi="Times New Roman"/>
              <w:sz w:val="24"/>
              <w:szCs w:val="24"/>
            </w:rPr>
          </w:rPrChange>
        </w:rPr>
        <w:pPrChange w:author="Diana Ilie" w:id="0" w:date="2024-04-15T23:49:59Z">
          <w:pPr>
            <w:numPr>
              <w:ilvl w:val="0"/>
              <w:numId w:val="6"/>
            </w:numPr>
            <w:spacing w:line="240" w:lineRule="auto"/>
            <w:ind w:left="720" w:hanging="360"/>
          </w:pPr>
        </w:pPrChange>
      </w:pPr>
      <w:del w:author="Diana Ilie" w:id="4" w:date="2024-04-16T13:28:06Z">
        <w:r w:rsidDel="00000000" w:rsidR="00000000" w:rsidRPr="00000000">
          <w:rPr>
            <w:rFonts w:ascii="Times New Roman" w:cs="Times New Roman" w:eastAsia="Times New Roman" w:hAnsi="Times New Roman"/>
            <w:sz w:val="24"/>
            <w:szCs w:val="24"/>
            <w:highlight w:val="yellow"/>
            <w:rtl w:val="0"/>
            <w:rPrChange w:author="Diana Ilie" w:id="5" w:date="2024-04-15T23:49:59Z">
              <w:rPr>
                <w:rFonts w:ascii="Times New Roman" w:cs="Times New Roman" w:eastAsia="Times New Roman" w:hAnsi="Times New Roman"/>
                <w:sz w:val="24"/>
                <w:szCs w:val="24"/>
              </w:rPr>
            </w:rPrChange>
          </w:rPr>
          <w:delText xml:space="preserve">All fines will go to the Scholarship Assistance Program unless otherwise noted.</w:delText>
        </w:r>
      </w:del>
      <w:r w:rsidDel="00000000" w:rsidR="00000000" w:rsidRPr="00000000">
        <w:rPr>
          <w:rtl w:val="0"/>
        </w:rPr>
      </w:r>
    </w:p>
    <w:p w:rsidR="00000000" w:rsidDel="00000000" w:rsidP="00000000" w:rsidRDefault="00000000" w:rsidRPr="00000000" w14:paraId="0000003F">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attend mandatory events will result in fines outlined in Section 5 of Standing Rules. Failure to attend additional mandatory events may result in monetary or work fines upon discretion of the executive board.</w:t>
      </w:r>
    </w:p>
    <w:p w:rsidR="00000000" w:rsidDel="00000000" w:rsidP="00000000" w:rsidRDefault="00000000" w:rsidRPr="00000000" w14:paraId="00000040">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each term, incomplete work fines will be converted into monetary fines as specified in Section 5 of Standing Rules.</w:t>
      </w:r>
    </w:p>
    <w:p w:rsidR="00000000" w:rsidDel="00000000" w:rsidP="00000000" w:rsidRDefault="00000000" w:rsidRPr="00000000" w14:paraId="00000041">
      <w:pPr>
        <w:numPr>
          <w:ilvl w:val="0"/>
          <w:numId w:val="6"/>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Personnel Board and GNV may assess circumstances for a max on work fines as outlined in Section 5 of the Standing Rules.</w:t>
      </w:r>
    </w:p>
    <w:p w:rsidR="00000000" w:rsidDel="00000000" w:rsidP="00000000" w:rsidRDefault="00000000" w:rsidRPr="00000000" w14:paraId="0000004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3.</w:t>
      </w:r>
      <w:r w:rsidDel="00000000" w:rsidR="00000000" w:rsidRPr="00000000">
        <w:rPr>
          <w:rFonts w:ascii="Times New Roman" w:cs="Times New Roman" w:eastAsia="Times New Roman" w:hAnsi="Times New Roman"/>
          <w:sz w:val="24"/>
          <w:szCs w:val="24"/>
          <w:rtl w:val="0"/>
        </w:rPr>
        <w:t xml:space="preserve"> Payment</w:t>
      </w:r>
    </w:p>
    <w:p w:rsidR="00000000" w:rsidDel="00000000" w:rsidP="00000000" w:rsidRDefault="00000000" w:rsidRPr="00000000" w14:paraId="00000044">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of the chapter must pay her dues and fees promptly and in accordance with the </w:t>
      </w:r>
      <w:r w:rsidDel="00000000" w:rsidR="00000000" w:rsidRPr="00000000">
        <w:rPr>
          <w:rFonts w:ascii="Times New Roman" w:cs="Times New Roman" w:eastAsia="Times New Roman" w:hAnsi="Times New Roman"/>
          <w:i w:val="1"/>
          <w:sz w:val="24"/>
          <w:szCs w:val="24"/>
          <w:rtl w:val="0"/>
        </w:rPr>
        <w:t xml:space="preserve">Book of Rules </w:t>
      </w:r>
      <w:r w:rsidDel="00000000" w:rsidR="00000000" w:rsidRPr="00000000">
        <w:rPr>
          <w:rFonts w:ascii="Times New Roman" w:cs="Times New Roman" w:eastAsia="Times New Roman" w:hAnsi="Times New Roman"/>
          <w:sz w:val="24"/>
          <w:szCs w:val="24"/>
          <w:rtl w:val="0"/>
        </w:rPr>
        <w:t xml:space="preserve">of the Chi Omega Fraternity. She will do so as outlined in Section 6 of the Standing Rules.</w:t>
      </w:r>
    </w:p>
    <w:p w:rsidR="00000000" w:rsidDel="00000000" w:rsidP="00000000" w:rsidRDefault="00000000" w:rsidRPr="00000000" w14:paraId="0000004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V</w:t>
      </w:r>
      <w:r w:rsidDel="00000000" w:rsidR="00000000" w:rsidRPr="00000000">
        <w:rPr>
          <w:rtl w:val="0"/>
        </w:rPr>
      </w:r>
    </w:p>
    <w:p w:rsidR="00000000" w:rsidDel="00000000" w:rsidP="00000000" w:rsidRDefault="00000000" w:rsidRPr="00000000" w14:paraId="000000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Meetings and Functions</w:t>
      </w: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1.</w:t>
      </w:r>
      <w:r w:rsidDel="00000000" w:rsidR="00000000" w:rsidRPr="00000000">
        <w:rPr>
          <w:rFonts w:ascii="Times New Roman" w:cs="Times New Roman" w:eastAsia="Times New Roman" w:hAnsi="Times New Roman"/>
          <w:sz w:val="24"/>
          <w:szCs w:val="24"/>
          <w:rtl w:val="0"/>
        </w:rPr>
        <w:t xml:space="preserve"> Mandatory Events</w:t>
      </w:r>
    </w:p>
    <w:p w:rsidR="00000000" w:rsidDel="00000000" w:rsidP="00000000" w:rsidRDefault="00000000" w:rsidRPr="00000000" w14:paraId="0000004A">
      <w:pPr>
        <w:numPr>
          <w:ilvl w:val="0"/>
          <w:numId w:val="48"/>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events are outlined in Section 4 of the Standing Rules.</w:t>
      </w:r>
    </w:p>
    <w:p w:rsidR="00000000" w:rsidDel="00000000" w:rsidP="00000000" w:rsidRDefault="00000000" w:rsidRPr="00000000" w14:paraId="0000004B">
      <w:pPr>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Meetings</w:t>
      </w:r>
    </w:p>
    <w:p w:rsidR="00000000" w:rsidDel="00000000" w:rsidP="00000000" w:rsidRDefault="00000000" w:rsidRPr="00000000" w14:paraId="0000004C">
      <w:pPr>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Executive Board must announce mandatory activities and post them on the calendar two weeks prior to the event, unless unforeseen circumstances do not allow a two weeks notice.</w:t>
      </w:r>
    </w:p>
    <w:p w:rsidR="00000000" w:rsidDel="00000000" w:rsidP="00000000" w:rsidRDefault="00000000" w:rsidRPr="00000000" w14:paraId="0000004D">
      <w:pPr>
        <w:numPr>
          <w:ilvl w:val="0"/>
          <w:numId w:val="48"/>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be present at roll call for Recruitment rounds, Prelude, designated Initiation shifts, including Model Initiate, and other mandatory events specified in the Standing Rules or by the Executive Board will result in a monetary fine equivalent to that assigned for an absence (See Standing Rules Section 5 and 6). </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2.</w:t>
      </w:r>
      <w:r w:rsidDel="00000000" w:rsidR="00000000" w:rsidRPr="00000000">
        <w:rPr>
          <w:rFonts w:ascii="Times New Roman" w:cs="Times New Roman" w:eastAsia="Times New Roman" w:hAnsi="Times New Roman"/>
          <w:sz w:val="24"/>
          <w:szCs w:val="24"/>
          <w:rtl w:val="0"/>
        </w:rPr>
        <w:t xml:space="preserve"> Chapter Meetings</w:t>
      </w:r>
    </w:p>
    <w:p w:rsidR="00000000" w:rsidDel="00000000" w:rsidP="00000000" w:rsidRDefault="00000000" w:rsidRPr="00000000" w14:paraId="0000004F">
      <w:pPr>
        <w:numPr>
          <w:ilvl w:val="0"/>
          <w:numId w:val="45"/>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meetings will be held on Mondays on Furman’s campus.</w:t>
      </w:r>
    </w:p>
    <w:p w:rsidR="00000000" w:rsidDel="00000000" w:rsidP="00000000" w:rsidRDefault="00000000" w:rsidRPr="00000000" w14:paraId="00000050">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is necessary due to unforeseen circumstances to change the date, time, or place of the chapter meetings, notice must be provided to every chapter member by the G.K.A. at their discretion.</w:t>
      </w:r>
    </w:p>
    <w:p w:rsidR="00000000" w:rsidDel="00000000" w:rsidP="00000000" w:rsidRDefault="00000000" w:rsidRPr="00000000" w14:paraId="00000051">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may attend chapter in informal attire, unless otherwise determined by the Executive Board.</w:t>
      </w:r>
    </w:p>
    <w:p w:rsidR="00000000" w:rsidDel="00000000" w:rsidP="00000000" w:rsidRDefault="00000000" w:rsidRPr="00000000" w14:paraId="00000052">
      <w:pPr>
        <w:numPr>
          <w:ilvl w:val="0"/>
          <w:numId w:val="45"/>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are allowed two excused absences from chapter meetings per semester. One is permitted for personal reasons, and one is permitted for academic reasons.</w:t>
      </w:r>
    </w:p>
    <w:p w:rsidR="00000000" w:rsidDel="00000000" w:rsidP="00000000" w:rsidRDefault="00000000" w:rsidRPr="00000000" w14:paraId="000000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3.</w:t>
      </w:r>
      <w:r w:rsidDel="00000000" w:rsidR="00000000" w:rsidRPr="00000000">
        <w:rPr>
          <w:rFonts w:ascii="Times New Roman" w:cs="Times New Roman" w:eastAsia="Times New Roman" w:hAnsi="Times New Roman"/>
          <w:sz w:val="24"/>
          <w:szCs w:val="24"/>
          <w:rtl w:val="0"/>
        </w:rPr>
        <w:t xml:space="preserve"> Absences and Excuses</w:t>
      </w:r>
    </w:p>
    <w:p w:rsidR="00000000" w:rsidDel="00000000" w:rsidP="00000000" w:rsidRDefault="00000000" w:rsidRPr="00000000" w14:paraId="00000054">
      <w:pPr>
        <w:numPr>
          <w:ilvl w:val="0"/>
          <w:numId w:val="11"/>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Requests to be excused for chapter meetings and mandatory functions must be provided to the G.K.A. via </w:t>
      </w:r>
      <w:hyperlink r:id="rId6">
        <w:r w:rsidDel="00000000" w:rsidR="00000000" w:rsidRPr="00000000">
          <w:rPr>
            <w:rFonts w:ascii="Times New Roman" w:cs="Times New Roman" w:eastAsia="Times New Roman" w:hAnsi="Times New Roman"/>
            <w:color w:val="1155cc"/>
            <w:sz w:val="24"/>
            <w:szCs w:val="24"/>
            <w:u w:val="single"/>
            <w:rtl w:val="0"/>
          </w:rPr>
          <w:t xml:space="preserve">excuses.chio@gmail.com</w:t>
        </w:r>
      </w:hyperlink>
      <w:r w:rsidDel="00000000" w:rsidR="00000000" w:rsidRPr="00000000">
        <w:rPr>
          <w:rFonts w:ascii="Times New Roman" w:cs="Times New Roman" w:eastAsia="Times New Roman" w:hAnsi="Times New Roman"/>
          <w:sz w:val="24"/>
          <w:szCs w:val="24"/>
          <w:rtl w:val="0"/>
        </w:rPr>
        <w:t xml:space="preserve"> at least 24 hours in advance.</w:t>
      </w:r>
    </w:p>
    <w:p w:rsidR="00000000" w:rsidDel="00000000" w:rsidP="00000000" w:rsidRDefault="00000000" w:rsidRPr="00000000" w14:paraId="00000055">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Excused absences are outlined in Section 5 of the Standing Rules.</w:t>
      </w:r>
    </w:p>
    <w:p w:rsidR="00000000" w:rsidDel="00000000" w:rsidP="00000000" w:rsidRDefault="00000000" w:rsidRPr="00000000" w14:paraId="00000056">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Excuses not received 24 hours before the event will result in the absence being unexcused unless an emergency arises.</w:t>
      </w:r>
    </w:p>
    <w:p w:rsidR="00000000" w:rsidDel="00000000" w:rsidP="00000000" w:rsidRDefault="00000000" w:rsidRPr="00000000" w14:paraId="00000057">
      <w:pPr>
        <w:numPr>
          <w:ilvl w:val="0"/>
          <w:numId w:val="11"/>
        </w:numPr>
        <w:spacing w:line="240" w:lineRule="auto"/>
        <w:ind w:left="720" w:hanging="360"/>
        <w:rPr>
          <w:rFonts w:ascii="Times New Roman" w:cs="Times New Roman" w:eastAsia="Times New Roman" w:hAnsi="Times New Roman"/>
          <w:sz w:val="24"/>
          <w:szCs w:val="24"/>
        </w:rPr>
      </w:pPr>
      <w:ins w:author="Diana Ilie" w:id="6" w:date="2024-04-16T13:36:09Z">
        <w:r w:rsidDel="00000000" w:rsidR="00000000" w:rsidRPr="00000000">
          <w:rPr>
            <w:rFonts w:ascii="Times New Roman" w:cs="Times New Roman" w:eastAsia="Times New Roman" w:hAnsi="Times New Roman"/>
            <w:sz w:val="24"/>
            <w:szCs w:val="24"/>
            <w:rtl w:val="0"/>
          </w:rPr>
          <w:t xml:space="preserve">The G.K.A. reviews excuses, and the Executive Board may review excuses if requested by the G.K.A. </w:t>
        </w:r>
      </w:ins>
      <w:del w:author="Diana Ilie" w:id="6" w:date="2024-04-16T13:36:09Z">
        <w:r w:rsidDel="00000000" w:rsidR="00000000" w:rsidRPr="00000000">
          <w:rPr>
            <w:rFonts w:ascii="Times New Roman" w:cs="Times New Roman" w:eastAsia="Times New Roman" w:hAnsi="Times New Roman"/>
            <w:sz w:val="24"/>
            <w:szCs w:val="24"/>
            <w:highlight w:val="yellow"/>
            <w:rtl w:val="0"/>
          </w:rPr>
          <w:delText xml:space="preserve">The Executive Board may review excuses if requested by the G.K.A.</w:delText>
        </w:r>
        <w:r w:rsidDel="00000000" w:rsidR="00000000" w:rsidRPr="00000000">
          <w:rPr>
            <w:rFonts w:ascii="Times New Roman" w:cs="Times New Roman" w:eastAsia="Times New Roman" w:hAnsi="Times New Roman"/>
            <w:sz w:val="24"/>
            <w:szCs w:val="24"/>
            <w:rtl w:val="0"/>
          </w:rPr>
          <w:delText xml:space="preserve">. </w:delText>
        </w:r>
      </w:del>
      <w:r w:rsidDel="00000000" w:rsidR="00000000" w:rsidRPr="00000000">
        <w:rPr>
          <w:rFonts w:ascii="Times New Roman" w:cs="Times New Roman" w:eastAsia="Times New Roman" w:hAnsi="Times New Roman"/>
          <w:sz w:val="24"/>
          <w:szCs w:val="24"/>
          <w:rtl w:val="0"/>
        </w:rPr>
        <w:t xml:space="preserve">The Executive Board has discretion to excuse any other circumstances than listed here, as they deem appropriate.</w:t>
      </w:r>
    </w:p>
    <w:p w:rsidR="00000000" w:rsidDel="00000000" w:rsidP="00000000" w:rsidRDefault="00000000" w:rsidRPr="00000000" w14:paraId="00000058">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Personnel Board will discuss frequent unexcused absences with members as outlined in Section 5 of the Standing Rules. </w:t>
      </w:r>
    </w:p>
    <w:p w:rsidR="00000000" w:rsidDel="00000000" w:rsidP="00000000" w:rsidRDefault="00000000" w:rsidRPr="00000000" w14:paraId="00000059">
      <w:pPr>
        <w:numPr>
          <w:ilvl w:val="0"/>
          <w:numId w:val="11"/>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Excuses are valid only for the length of time of the conflict. Members must attend the remainder of chapter events.</w:t>
      </w:r>
    </w:p>
    <w:p w:rsidR="00000000" w:rsidDel="00000000" w:rsidP="00000000" w:rsidRDefault="00000000" w:rsidRPr="00000000" w14:paraId="0000005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4</w:t>
      </w:r>
      <w:r w:rsidDel="00000000" w:rsidR="00000000" w:rsidRPr="00000000">
        <w:rPr>
          <w:rFonts w:ascii="Times New Roman" w:cs="Times New Roman" w:eastAsia="Times New Roman" w:hAnsi="Times New Roman"/>
          <w:sz w:val="24"/>
          <w:szCs w:val="24"/>
          <w:rtl w:val="0"/>
        </w:rPr>
        <w:t xml:space="preserve">. Quorum</w:t>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35"/>
        </w:numPr>
        <w:spacing w:line="240" w:lineRule="auto"/>
        <w:ind w:left="720" w:hanging="360"/>
        <w:rPr>
          <w:rFonts w:ascii="Times New Roman" w:cs="Times New Roman" w:eastAsia="Times New Roman" w:hAnsi="Times New Roman"/>
          <w:sz w:val="24"/>
          <w:szCs w:val="24"/>
          <w:u w:val="none"/>
          <w:rPrChange w:author="Diana Ilie" w:id="7" w:date="2024-04-15T23:56:18Z">
            <w:rPr>
              <w:rFonts w:ascii="Times New Roman" w:cs="Times New Roman" w:eastAsia="Times New Roman" w:hAnsi="Times New Roman"/>
              <w:sz w:val="24"/>
              <w:szCs w:val="24"/>
            </w:rPr>
          </w:rPrChange>
        </w:rPr>
        <w:pPrChange w:author="Diana Ilie" w:id="0" w:date="2024-04-15T23:56:18Z">
          <w:pPr>
            <w:spacing w:line="240" w:lineRule="auto"/>
          </w:pPr>
        </w:pPrChange>
      </w:pPr>
      <w:r w:rsidDel="00000000" w:rsidR="00000000" w:rsidRPr="00000000">
        <w:rPr>
          <w:rFonts w:ascii="Times New Roman" w:cs="Times New Roman" w:eastAsia="Times New Roman" w:hAnsi="Times New Roman"/>
          <w:sz w:val="24"/>
          <w:szCs w:val="24"/>
          <w:rtl w:val="0"/>
        </w:rPr>
        <w:t xml:space="preserve">A quorum for any meeting at which a vote will be taken shall be 2/3 of active members in good standing.</w:t>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Article VI</w:t>
      </w:r>
      <w:r w:rsidDel="00000000" w:rsidR="00000000" w:rsidRPr="00000000">
        <w:rPr>
          <w:rtl w:val="0"/>
        </w:rPr>
      </w:r>
    </w:p>
    <w:p w:rsidR="00000000" w:rsidDel="00000000" w:rsidP="00000000" w:rsidRDefault="00000000" w:rsidRPr="00000000" w14:paraId="000000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Officers</w:t>
      </w: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1</w:t>
      </w:r>
      <w:r w:rsidDel="00000000" w:rsidR="00000000" w:rsidRPr="00000000">
        <w:rPr>
          <w:rFonts w:ascii="Times New Roman" w:cs="Times New Roman" w:eastAsia="Times New Roman" w:hAnsi="Times New Roman"/>
          <w:sz w:val="24"/>
          <w:szCs w:val="24"/>
          <w:rtl w:val="0"/>
        </w:rPr>
        <w:t xml:space="preserve">. Designation</w:t>
      </w:r>
    </w:p>
    <w:p w:rsidR="00000000" w:rsidDel="00000000" w:rsidP="00000000" w:rsidRDefault="00000000" w:rsidRPr="00000000" w14:paraId="00000062">
      <w:pPr>
        <w:numPr>
          <w:ilvl w:val="0"/>
          <w:numId w:val="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officers of the Epsilon Lambda Chapter shall be:</w:t>
      </w:r>
    </w:p>
    <w:p w:rsidR="00000000" w:rsidDel="00000000" w:rsidP="00000000" w:rsidRDefault="00000000" w:rsidRPr="00000000" w14:paraId="00000063">
      <w:pPr>
        <w:numPr>
          <w:ilvl w:val="0"/>
          <w:numId w:val="3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 (G.H.)</w:t>
      </w:r>
    </w:p>
    <w:p w:rsidR="00000000" w:rsidDel="00000000" w:rsidP="00000000" w:rsidRDefault="00000000" w:rsidRPr="00000000" w14:paraId="00000064">
      <w:pPr>
        <w:numPr>
          <w:ilvl w:val="0"/>
          <w:numId w:val="3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President (G.T.B.)</w:t>
      </w:r>
    </w:p>
    <w:p w:rsidR="00000000" w:rsidDel="00000000" w:rsidP="00000000" w:rsidRDefault="00000000" w:rsidRPr="00000000" w14:paraId="00000065">
      <w:pPr>
        <w:numPr>
          <w:ilvl w:val="0"/>
          <w:numId w:val="3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(G.K.A.)</w:t>
      </w:r>
    </w:p>
    <w:p w:rsidR="00000000" w:rsidDel="00000000" w:rsidP="00000000" w:rsidRDefault="00000000" w:rsidRPr="00000000" w14:paraId="00000066">
      <w:pPr>
        <w:numPr>
          <w:ilvl w:val="0"/>
          <w:numId w:val="3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Treasurer (G.N.V.)</w:t>
      </w:r>
    </w:p>
    <w:p w:rsidR="00000000" w:rsidDel="00000000" w:rsidP="00000000" w:rsidRDefault="00000000" w:rsidRPr="00000000" w14:paraId="00000067">
      <w:pPr>
        <w:numPr>
          <w:ilvl w:val="0"/>
          <w:numId w:val="3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Educator (G.M.)</w:t>
      </w:r>
    </w:p>
    <w:p w:rsidR="00000000" w:rsidDel="00000000" w:rsidP="00000000" w:rsidRDefault="00000000" w:rsidRPr="00000000" w14:paraId="00000068">
      <w:pPr>
        <w:numPr>
          <w:ilvl w:val="0"/>
          <w:numId w:val="3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Chair</w:t>
      </w:r>
    </w:p>
    <w:p w:rsidR="00000000" w:rsidDel="00000000" w:rsidP="00000000" w:rsidRDefault="00000000" w:rsidRPr="00000000" w14:paraId="00000069">
      <w:pPr>
        <w:numPr>
          <w:ilvl w:val="0"/>
          <w:numId w:val="3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Chair</w:t>
      </w:r>
    </w:p>
    <w:p w:rsidR="00000000" w:rsidDel="00000000" w:rsidP="00000000" w:rsidRDefault="00000000" w:rsidRPr="00000000" w14:paraId="0000006A">
      <w:pPr>
        <w:numPr>
          <w:ilvl w:val="0"/>
          <w:numId w:val="3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Panhellenic Delegate</w:t>
      </w:r>
    </w:p>
    <w:p w:rsidR="00000000" w:rsidDel="00000000" w:rsidP="00000000" w:rsidRDefault="00000000" w:rsidRPr="00000000" w14:paraId="0000006B">
      <w:pPr>
        <w:numPr>
          <w:ilvl w:val="0"/>
          <w:numId w:val="36"/>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of Programming</w:t>
      </w:r>
    </w:p>
    <w:p w:rsidR="00000000" w:rsidDel="00000000" w:rsidP="00000000" w:rsidRDefault="00000000" w:rsidRPr="00000000" w14:paraId="0000006C">
      <w:pPr>
        <w:spacing w:before="240" w:line="240" w:lineRule="auto"/>
        <w:ind w:firstLine="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2.</w:t>
      </w:r>
      <w:r w:rsidDel="00000000" w:rsidR="00000000" w:rsidRPr="00000000">
        <w:rPr>
          <w:rFonts w:ascii="Times New Roman" w:cs="Times New Roman" w:eastAsia="Times New Roman" w:hAnsi="Times New Roman"/>
          <w:sz w:val="24"/>
          <w:szCs w:val="24"/>
          <w:rtl w:val="0"/>
        </w:rPr>
        <w:t xml:space="preserve"> Eligibility and Election</w:t>
      </w:r>
    </w:p>
    <w:p w:rsidR="00000000" w:rsidDel="00000000" w:rsidP="00000000" w:rsidRDefault="00000000" w:rsidRPr="00000000" w14:paraId="0000006E">
      <w:pPr>
        <w:numPr>
          <w:ilvl w:val="1"/>
          <w:numId w:val="2"/>
        </w:numPr>
        <w:spacing w:before="240" w:line="240" w:lineRule="auto"/>
        <w:ind w:left="93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elections of officers shall be in accordance with the National Officer Selection procedure as stated in the </w:t>
      </w:r>
      <w:r w:rsidDel="00000000" w:rsidR="00000000" w:rsidRPr="00000000">
        <w:rPr>
          <w:rFonts w:ascii="Times New Roman" w:cs="Times New Roman" w:eastAsia="Times New Roman" w:hAnsi="Times New Roman"/>
          <w:i w:val="1"/>
          <w:sz w:val="24"/>
          <w:szCs w:val="24"/>
          <w:rtl w:val="0"/>
        </w:rPr>
        <w:t xml:space="preserve">Book of Rules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numPr>
          <w:ilvl w:val="1"/>
          <w:numId w:val="2"/>
        </w:numPr>
        <w:spacing w:line="240" w:lineRule="auto"/>
        <w:ind w:left="93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Elections will be held before the end of the fall term, at the time and place set by the Executive Board.</w:t>
      </w:r>
    </w:p>
    <w:p w:rsidR="00000000" w:rsidDel="00000000" w:rsidP="00000000" w:rsidRDefault="00000000" w:rsidRPr="00000000" w14:paraId="00000070">
      <w:pPr>
        <w:numPr>
          <w:ilvl w:val="1"/>
          <w:numId w:val="2"/>
        </w:numPr>
        <w:spacing w:line="240" w:lineRule="auto"/>
        <w:ind w:left="93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be slated for an office, a member must be in good standing and have every intention of being able to serve for three terms during the spring</w:t>
      </w:r>
      <w:ins w:author="Diana Ilie" w:id="8" w:date="2024-04-15T23:57:51Z">
        <w:r w:rsidDel="00000000" w:rsidR="00000000" w:rsidRPr="00000000">
          <w:rPr>
            <w:rFonts w:ascii="Times New Roman" w:cs="Times New Roman" w:eastAsia="Times New Roman" w:hAnsi="Times New Roman"/>
            <w:sz w:val="24"/>
            <w:szCs w:val="24"/>
            <w:rtl w:val="0"/>
          </w:rPr>
          <w:t xml:space="preserve"> through the</w:t>
        </w:r>
      </w:ins>
      <w:r w:rsidDel="00000000" w:rsidR="00000000" w:rsidRPr="00000000">
        <w:rPr>
          <w:rFonts w:ascii="Times New Roman" w:cs="Times New Roman" w:eastAsia="Times New Roman" w:hAnsi="Times New Roman"/>
          <w:sz w:val="24"/>
          <w:szCs w:val="24"/>
          <w:rtl w:val="0"/>
        </w:rPr>
        <w:t xml:space="preserve"> </w:t>
      </w:r>
      <w:del w:author="Diana Ilie" w:id="9" w:date="2024-04-15T23:57:55Z">
        <w:r w:rsidDel="00000000" w:rsidR="00000000" w:rsidRPr="00000000">
          <w:rPr>
            <w:rFonts w:ascii="Times New Roman" w:cs="Times New Roman" w:eastAsia="Times New Roman" w:hAnsi="Times New Roman"/>
            <w:sz w:val="24"/>
            <w:szCs w:val="24"/>
            <w:rtl w:val="0"/>
          </w:rPr>
          <w:delText xml:space="preserve">and </w:delText>
        </w:r>
      </w:del>
      <w:r w:rsidDel="00000000" w:rsidR="00000000" w:rsidRPr="00000000">
        <w:rPr>
          <w:rFonts w:ascii="Times New Roman" w:cs="Times New Roman" w:eastAsia="Times New Roman" w:hAnsi="Times New Roman"/>
          <w:sz w:val="24"/>
          <w:szCs w:val="24"/>
          <w:rtl w:val="0"/>
        </w:rPr>
        <w:t xml:space="preserve">fall of the next calendar year.</w:t>
      </w:r>
    </w:p>
    <w:p w:rsidR="00000000" w:rsidDel="00000000" w:rsidP="00000000" w:rsidRDefault="00000000" w:rsidRPr="00000000" w14:paraId="00000071">
      <w:pPr>
        <w:numPr>
          <w:ilvl w:val="1"/>
          <w:numId w:val="2"/>
        </w:numPr>
        <w:spacing w:after="240" w:line="240" w:lineRule="auto"/>
        <w:ind w:left="930" w:hanging="4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must have a minimum GPA of 2.7. If an elected officer’s cumulative GPA falls below a 2.7 or her term GPA falls below 2.0, she must resign her office.</w:t>
      </w:r>
    </w:p>
    <w:p w:rsidR="00000000" w:rsidDel="00000000" w:rsidP="00000000" w:rsidRDefault="00000000" w:rsidRPr="00000000" w14:paraId="0000007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3.</w:t>
      </w:r>
      <w:r w:rsidDel="00000000" w:rsidR="00000000" w:rsidRPr="00000000">
        <w:rPr>
          <w:rFonts w:ascii="Times New Roman" w:cs="Times New Roman" w:eastAsia="Times New Roman" w:hAnsi="Times New Roman"/>
          <w:sz w:val="24"/>
          <w:szCs w:val="24"/>
          <w:rtl w:val="0"/>
        </w:rPr>
        <w:t xml:space="preserve"> Vacancies</w:t>
      </w:r>
    </w:p>
    <w:p w:rsidR="00000000" w:rsidDel="00000000" w:rsidP="00000000" w:rsidRDefault="00000000" w:rsidRPr="00000000" w14:paraId="00000073">
      <w:pPr>
        <w:spacing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10"/>
        </w:numPr>
        <w:spacing w:line="240" w:lineRule="auto"/>
        <w:ind w:left="720" w:hanging="360"/>
        <w:rPr>
          <w:rFonts w:ascii="Times New Roman" w:cs="Times New Roman" w:eastAsia="Times New Roman" w:hAnsi="Times New Roman"/>
          <w:sz w:val="24"/>
          <w:szCs w:val="24"/>
          <w:u w:val="none"/>
          <w:rPrChange w:author="Diana Ilie" w:id="10" w:date="2024-04-15T23:59:05Z">
            <w:rPr>
              <w:rFonts w:ascii="Times New Roman" w:cs="Times New Roman" w:eastAsia="Times New Roman" w:hAnsi="Times New Roman"/>
              <w:sz w:val="24"/>
              <w:szCs w:val="24"/>
            </w:rPr>
          </w:rPrChange>
        </w:rPr>
        <w:pPrChange w:author="Diana Ilie" w:id="0" w:date="2024-04-15T23:59:05Z">
          <w:pPr>
            <w:spacing w:line="240" w:lineRule="auto"/>
          </w:pPr>
        </w:pPrChange>
      </w:pPr>
      <w:r w:rsidDel="00000000" w:rsidR="00000000" w:rsidRPr="00000000">
        <w:rPr>
          <w:rFonts w:ascii="Times New Roman" w:cs="Times New Roman" w:eastAsia="Times New Roman" w:hAnsi="Times New Roman"/>
          <w:sz w:val="24"/>
          <w:szCs w:val="24"/>
          <w:rtl w:val="0"/>
        </w:rPr>
        <w:t xml:space="preserve">Vacancies among elected officers shall be determined by the remaining members of the Executive Board. Their nomination must be approved by the advisors and confirmed by the chapter with a ⅔ vote.</w:t>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4.</w:t>
      </w:r>
      <w:r w:rsidDel="00000000" w:rsidR="00000000" w:rsidRPr="00000000">
        <w:rPr>
          <w:rFonts w:ascii="Times New Roman" w:cs="Times New Roman" w:eastAsia="Times New Roman" w:hAnsi="Times New Roman"/>
          <w:sz w:val="24"/>
          <w:szCs w:val="24"/>
          <w:rtl w:val="0"/>
        </w:rPr>
        <w:t xml:space="preserve"> Duties</w:t>
      </w:r>
    </w:p>
    <w:p w:rsidR="00000000" w:rsidDel="00000000" w:rsidP="00000000" w:rsidRDefault="00000000" w:rsidRPr="00000000" w14:paraId="00000077">
      <w:pPr>
        <w:numPr>
          <w:ilvl w:val="0"/>
          <w:numId w:val="21"/>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duties of the officers are listed in the </w:t>
      </w:r>
      <w:r w:rsidDel="00000000" w:rsidR="00000000" w:rsidRPr="00000000">
        <w:rPr>
          <w:rFonts w:ascii="Times New Roman" w:cs="Times New Roman" w:eastAsia="Times New Roman" w:hAnsi="Times New Roman"/>
          <w:i w:val="1"/>
          <w:sz w:val="24"/>
          <w:szCs w:val="24"/>
          <w:rtl w:val="0"/>
        </w:rPr>
        <w:t xml:space="preserve">Leading the Way</w:t>
      </w:r>
      <w:r w:rsidDel="00000000" w:rsidR="00000000" w:rsidRPr="00000000">
        <w:rPr>
          <w:rFonts w:ascii="Times New Roman" w:cs="Times New Roman" w:eastAsia="Times New Roman" w:hAnsi="Times New Roman"/>
          <w:sz w:val="24"/>
          <w:szCs w:val="24"/>
          <w:rtl w:val="0"/>
        </w:rPr>
        <w:t xml:space="preserve"> materials.</w:t>
      </w:r>
    </w:p>
    <w:p w:rsidR="00000000" w:rsidDel="00000000" w:rsidP="00000000" w:rsidRDefault="00000000" w:rsidRPr="00000000" w14:paraId="00000078">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retiring officer is responsible for training her successor.</w:t>
      </w:r>
    </w:p>
    <w:p w:rsidR="00000000" w:rsidDel="00000000" w:rsidP="00000000" w:rsidRDefault="00000000" w:rsidRPr="00000000" w14:paraId="00000079">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officer-training workshop led by the outgoing G.H. shall be held. Each outgoing and incoming officer and Advisory Board member is responsible for assisting with the planning and presentation.</w:t>
      </w:r>
    </w:p>
    <w:p w:rsidR="00000000" w:rsidDel="00000000" w:rsidP="00000000" w:rsidRDefault="00000000" w:rsidRPr="00000000" w14:paraId="0000007A">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officer shall maintain a notebook and files relative to her office and give them to her successor.</w:t>
      </w:r>
    </w:p>
    <w:p w:rsidR="00000000" w:rsidDel="00000000" w:rsidP="00000000" w:rsidRDefault="00000000" w:rsidRPr="00000000" w14:paraId="0000007B">
      <w:pPr>
        <w:numPr>
          <w:ilvl w:val="0"/>
          <w:numId w:val="21"/>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Officers will be personally responsible for budget overruns, as noted in the “Going Over Can Cost You” form, unless otherwise approved by the G.N.V. and the Financial Advisor, or by the Executive Board.</w:t>
      </w:r>
    </w:p>
    <w:p w:rsidR="00000000" w:rsidDel="00000000" w:rsidP="00000000" w:rsidRDefault="00000000" w:rsidRPr="00000000" w14:paraId="0000007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5.</w:t>
      </w:r>
      <w:r w:rsidDel="00000000" w:rsidR="00000000" w:rsidRPr="00000000">
        <w:rPr>
          <w:rFonts w:ascii="Times New Roman" w:cs="Times New Roman" w:eastAsia="Times New Roman" w:hAnsi="Times New Roman"/>
          <w:sz w:val="24"/>
          <w:szCs w:val="24"/>
          <w:rtl w:val="0"/>
        </w:rPr>
        <w:t xml:space="preserve"> Removal</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17"/>
        </w:numPr>
        <w:spacing w:line="240" w:lineRule="auto"/>
        <w:ind w:left="720" w:hanging="360"/>
        <w:rPr>
          <w:rFonts w:ascii="Times New Roman" w:cs="Times New Roman" w:eastAsia="Times New Roman" w:hAnsi="Times New Roman"/>
          <w:sz w:val="24"/>
          <w:szCs w:val="24"/>
          <w:u w:val="none"/>
          <w:rPrChange w:author="Diana Ilie" w:id="11" w:date="2024-04-16T00:00:13Z">
            <w:rPr>
              <w:rFonts w:ascii="Times New Roman" w:cs="Times New Roman" w:eastAsia="Times New Roman" w:hAnsi="Times New Roman"/>
              <w:sz w:val="24"/>
              <w:szCs w:val="24"/>
            </w:rPr>
          </w:rPrChange>
        </w:rPr>
        <w:pPrChange w:author="Diana Ilie" w:id="0" w:date="2024-04-16T00:00:13Z">
          <w:pPr>
            <w:spacing w:line="240" w:lineRule="auto"/>
          </w:pPr>
        </w:pPrChange>
      </w:pPr>
      <w:r w:rsidDel="00000000" w:rsidR="00000000" w:rsidRPr="00000000">
        <w:rPr>
          <w:rFonts w:ascii="Times New Roman" w:cs="Times New Roman" w:eastAsia="Times New Roman" w:hAnsi="Times New Roman"/>
          <w:sz w:val="24"/>
          <w:szCs w:val="24"/>
          <w:rtl w:val="0"/>
        </w:rPr>
        <w:t xml:space="preserve">An officer failing to perform the duties of office may be removed in accordance with the procedure outlined in the </w:t>
      </w:r>
      <w:r w:rsidDel="00000000" w:rsidR="00000000" w:rsidRPr="00000000">
        <w:rPr>
          <w:rFonts w:ascii="Times New Roman" w:cs="Times New Roman" w:eastAsia="Times New Roman" w:hAnsi="Times New Roman"/>
          <w:i w:val="1"/>
          <w:sz w:val="24"/>
          <w:szCs w:val="24"/>
          <w:rtl w:val="0"/>
        </w:rPr>
        <w:t xml:space="preserve">Book of Rules</w:t>
      </w:r>
      <w:r w:rsidDel="00000000" w:rsidR="00000000" w:rsidRPr="00000000">
        <w:rPr>
          <w:rFonts w:ascii="Times New Roman" w:cs="Times New Roman" w:eastAsia="Times New Roman" w:hAnsi="Times New Roman"/>
          <w:sz w:val="24"/>
          <w:szCs w:val="24"/>
          <w:rtl w:val="0"/>
        </w:rPr>
        <w:t xml:space="preserve"> of the Chi Omega Fraternity.</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VII</w:t>
      </w:r>
      <w:r w:rsidDel="00000000" w:rsidR="00000000" w:rsidRPr="00000000">
        <w:rPr>
          <w:rtl w:val="0"/>
        </w:rPr>
      </w:r>
    </w:p>
    <w:p w:rsidR="00000000" w:rsidDel="00000000" w:rsidP="00000000" w:rsidRDefault="00000000" w:rsidRPr="00000000" w14:paraId="000000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Executive Board</w:t>
      </w:r>
      <w:r w:rsidDel="00000000" w:rsidR="00000000" w:rsidRPr="00000000">
        <w:rPr>
          <w:rtl w:val="0"/>
        </w:rPr>
      </w:r>
    </w:p>
    <w:p w:rsidR="00000000" w:rsidDel="00000000" w:rsidP="00000000" w:rsidRDefault="00000000" w:rsidRPr="00000000" w14:paraId="000000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1.</w:t>
      </w:r>
      <w:r w:rsidDel="00000000" w:rsidR="00000000" w:rsidRPr="00000000">
        <w:rPr>
          <w:rFonts w:ascii="Times New Roman" w:cs="Times New Roman" w:eastAsia="Times New Roman" w:hAnsi="Times New Roman"/>
          <w:sz w:val="24"/>
          <w:szCs w:val="24"/>
          <w:rtl w:val="0"/>
        </w:rPr>
        <w:t xml:space="preserve"> Members</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37"/>
        </w:numPr>
        <w:spacing w:line="240" w:lineRule="auto"/>
        <w:ind w:left="720" w:hanging="360"/>
        <w:rPr>
          <w:rFonts w:ascii="Times New Roman" w:cs="Times New Roman" w:eastAsia="Times New Roman" w:hAnsi="Times New Roman"/>
          <w:sz w:val="24"/>
          <w:szCs w:val="24"/>
          <w:u w:val="none"/>
          <w:rPrChange w:author="Diana Ilie" w:id="12" w:date="2024-04-16T00:00:39Z">
            <w:rPr>
              <w:rFonts w:ascii="Times New Roman" w:cs="Times New Roman" w:eastAsia="Times New Roman" w:hAnsi="Times New Roman"/>
              <w:sz w:val="24"/>
              <w:szCs w:val="24"/>
            </w:rPr>
          </w:rPrChange>
        </w:rPr>
        <w:pPrChange w:author="Diana Ilie" w:id="0" w:date="2024-04-16T00:00:39Z">
          <w:pPr>
            <w:spacing w:line="240" w:lineRule="auto"/>
          </w:pPr>
        </w:pPrChange>
      </w:pPr>
      <w:r w:rsidDel="00000000" w:rsidR="00000000" w:rsidRPr="00000000">
        <w:rPr>
          <w:rFonts w:ascii="Times New Roman" w:cs="Times New Roman" w:eastAsia="Times New Roman" w:hAnsi="Times New Roman"/>
          <w:sz w:val="24"/>
          <w:szCs w:val="24"/>
          <w:rtl w:val="0"/>
        </w:rPr>
        <w:t xml:space="preserve">The executive board shall consist of the slated officers of the chapter.</w:t>
      </w:r>
    </w:p>
    <w:p w:rsidR="00000000" w:rsidDel="00000000" w:rsidP="00000000" w:rsidRDefault="00000000" w:rsidRPr="00000000" w14:paraId="00000087">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2.</w:t>
      </w:r>
      <w:r w:rsidDel="00000000" w:rsidR="00000000" w:rsidRPr="00000000">
        <w:rPr>
          <w:rFonts w:ascii="Times New Roman" w:cs="Times New Roman" w:eastAsia="Times New Roman" w:hAnsi="Times New Roman"/>
          <w:sz w:val="24"/>
          <w:szCs w:val="24"/>
          <w:rtl w:val="0"/>
        </w:rPr>
        <w:t xml:space="preserve"> Meetings</w:t>
      </w:r>
    </w:p>
    <w:p w:rsidR="00000000" w:rsidDel="00000000" w:rsidP="00000000" w:rsidRDefault="00000000" w:rsidRPr="00000000" w14:paraId="00000089">
      <w:pPr>
        <w:numPr>
          <w:ilvl w:val="0"/>
          <w:numId w:val="4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meetings of the executive board shall be held weekly, at an agreed-upon time.</w:t>
      </w:r>
    </w:p>
    <w:p w:rsidR="00000000" w:rsidDel="00000000" w:rsidP="00000000" w:rsidRDefault="00000000" w:rsidRPr="00000000" w14:paraId="0000008A">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of the regular meetings shall be provided to all members of the executive board via communication of the G.H.</w:t>
      </w:r>
    </w:p>
    <w:p w:rsidR="00000000" w:rsidDel="00000000" w:rsidP="00000000" w:rsidRDefault="00000000" w:rsidRPr="00000000" w14:paraId="0000008B">
      <w:pPr>
        <w:numPr>
          <w:ilvl w:val="0"/>
          <w:numId w:val="43"/>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is necessary due to unforeseen circumstances to change the date, time, or place of the executive board meeting, notice must be provided to each executive board member.</w:t>
      </w:r>
    </w:p>
    <w:p w:rsidR="00000000" w:rsidDel="00000000" w:rsidP="00000000" w:rsidRDefault="00000000" w:rsidRPr="00000000" w14:paraId="000000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3.</w:t>
      </w:r>
      <w:r w:rsidDel="00000000" w:rsidR="00000000" w:rsidRPr="00000000">
        <w:rPr>
          <w:rFonts w:ascii="Times New Roman" w:cs="Times New Roman" w:eastAsia="Times New Roman" w:hAnsi="Times New Roman"/>
          <w:sz w:val="24"/>
          <w:szCs w:val="24"/>
          <w:rtl w:val="0"/>
        </w:rPr>
        <w:t xml:space="preserve"> Other Requirements</w:t>
      </w:r>
    </w:p>
    <w:p w:rsidR="00000000" w:rsidDel="00000000" w:rsidP="00000000" w:rsidRDefault="00000000" w:rsidRPr="00000000" w14:paraId="0000008D">
      <w:pPr>
        <w:numPr>
          <w:ilvl w:val="0"/>
          <w:numId w:val="44"/>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Board members must function within an allotted budget. Any proposed expenditure over the budgeted amount must be brought to the attention of the G.N.V. for approval before the expenditure is made.</w:t>
      </w:r>
    </w:p>
    <w:p w:rsidR="00000000" w:rsidDel="00000000" w:rsidP="00000000" w:rsidRDefault="00000000" w:rsidRPr="00000000" w14:paraId="0000008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VIII</w:t>
      </w:r>
      <w:r w:rsidDel="00000000" w:rsidR="00000000" w:rsidRPr="00000000">
        <w:rPr>
          <w:rtl w:val="0"/>
        </w:rPr>
      </w:r>
    </w:p>
    <w:p w:rsidR="00000000" w:rsidDel="00000000" w:rsidP="00000000" w:rsidRDefault="00000000" w:rsidRPr="00000000" w14:paraId="0000009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Cardinal Cabinet Directors</w:t>
      </w: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9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1.</w:t>
      </w:r>
      <w:r w:rsidDel="00000000" w:rsidR="00000000" w:rsidRPr="00000000">
        <w:rPr>
          <w:rFonts w:ascii="Times New Roman" w:cs="Times New Roman" w:eastAsia="Times New Roman" w:hAnsi="Times New Roman"/>
          <w:sz w:val="24"/>
          <w:szCs w:val="24"/>
          <w:rtl w:val="0"/>
        </w:rPr>
        <w:t xml:space="preserve"> Composition</w:t>
      </w:r>
    </w:p>
    <w:p w:rsidR="00000000" w:rsidDel="00000000" w:rsidP="00000000" w:rsidRDefault="00000000" w:rsidRPr="00000000" w14:paraId="00000093">
      <w:pPr>
        <w:numPr>
          <w:ilvl w:val="0"/>
          <w:numId w:val="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Cardinal Cabinet directors shall consist of a team of Directors and Chairs as outlined in the Standing Rules.</w:t>
      </w:r>
    </w:p>
    <w:p w:rsidR="00000000" w:rsidDel="00000000" w:rsidP="00000000" w:rsidRDefault="00000000" w:rsidRPr="00000000" w14:paraId="00000094">
      <w:pPr>
        <w:numPr>
          <w:ilvl w:val="0"/>
          <w:numId w:val="3"/>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minimum, the Cardinal Cabinet must include:</w:t>
      </w:r>
    </w:p>
    <w:p w:rsidR="00000000" w:rsidDel="00000000" w:rsidP="00000000" w:rsidRDefault="00000000" w:rsidRPr="00000000" w14:paraId="00000095">
      <w:pPr>
        <w:numPr>
          <w:ilvl w:val="0"/>
          <w:numId w:val="3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Sisterhood Director</w:t>
      </w:r>
    </w:p>
    <w:p w:rsidR="00000000" w:rsidDel="00000000" w:rsidP="00000000" w:rsidRDefault="00000000" w:rsidRPr="00000000" w14:paraId="00000096">
      <w:pPr>
        <w:numPr>
          <w:ilvl w:val="0"/>
          <w:numId w:val="3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and Personal Development Director</w:t>
      </w:r>
    </w:p>
    <w:p w:rsidR="00000000" w:rsidDel="00000000" w:rsidP="00000000" w:rsidRDefault="00000000" w:rsidRPr="00000000" w14:paraId="00000097">
      <w:pPr>
        <w:numPr>
          <w:ilvl w:val="0"/>
          <w:numId w:val="3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Philanthropy Director </w:t>
      </w:r>
    </w:p>
    <w:p w:rsidR="00000000" w:rsidDel="00000000" w:rsidP="00000000" w:rsidRDefault="00000000" w:rsidRPr="00000000" w14:paraId="00000098">
      <w:pPr>
        <w:numPr>
          <w:ilvl w:val="0"/>
          <w:numId w:val="3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Activities Director</w:t>
      </w:r>
    </w:p>
    <w:p w:rsidR="00000000" w:rsidDel="00000000" w:rsidP="00000000" w:rsidRDefault="00000000" w:rsidRPr="00000000" w14:paraId="00000099">
      <w:pPr>
        <w:numPr>
          <w:ilvl w:val="0"/>
          <w:numId w:val="3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Director</w:t>
      </w:r>
    </w:p>
    <w:p w:rsidR="00000000" w:rsidDel="00000000" w:rsidP="00000000" w:rsidRDefault="00000000" w:rsidRPr="00000000" w14:paraId="0000009A">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2.</w:t>
      </w:r>
      <w:r w:rsidDel="00000000" w:rsidR="00000000" w:rsidRPr="00000000">
        <w:rPr>
          <w:rFonts w:ascii="Times New Roman" w:cs="Times New Roman" w:eastAsia="Times New Roman" w:hAnsi="Times New Roman"/>
          <w:sz w:val="24"/>
          <w:szCs w:val="24"/>
          <w:rtl w:val="0"/>
        </w:rPr>
        <w:t xml:space="preserve"> Selection and Eligibility</w:t>
      </w:r>
    </w:p>
    <w:p w:rsidR="00000000" w:rsidDel="00000000" w:rsidP="00000000" w:rsidRDefault="00000000" w:rsidRPr="00000000" w14:paraId="0000009C">
      <w:pPr>
        <w:numPr>
          <w:ilvl w:val="0"/>
          <w:numId w:val="32"/>
        </w:numPr>
        <w:spacing w:before="240" w:line="240" w:lineRule="auto"/>
        <w:ind w:left="720" w:hanging="360"/>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Directors are appointed by the incoming G.H., Director of Programming, and others whom they see fit and must be approved by the Executive Board and the Advisory Board.</w:t>
      </w:r>
    </w:p>
    <w:p w:rsidR="00000000" w:rsidDel="00000000" w:rsidP="00000000" w:rsidRDefault="00000000" w:rsidRPr="00000000" w14:paraId="0000009D">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be appointed as director, a member must be in good standing and have every intention of being able to serve during </w:t>
      </w:r>
      <w:r w:rsidDel="00000000" w:rsidR="00000000" w:rsidRPr="00000000">
        <w:rPr>
          <w:rFonts w:ascii="Times New Roman" w:cs="Times New Roman" w:eastAsia="Times New Roman" w:hAnsi="Times New Roman"/>
          <w:sz w:val="24"/>
          <w:szCs w:val="24"/>
          <w:highlight w:val="yellow"/>
          <w:rtl w:val="0"/>
        </w:rPr>
        <w:t xml:space="preserve">three terms: spring, summer, and fall of the calendar year.</w:t>
      </w:r>
    </w:p>
    <w:p w:rsidR="00000000" w:rsidDel="00000000" w:rsidP="00000000" w:rsidRDefault="00000000" w:rsidRPr="00000000" w14:paraId="0000009E">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must have a cumulative GPA of 2.7. If a director’s cumulative GPA falls below a 2.7 or her term GPA falls below 2.0, she must resign her position.</w:t>
        <w:tab/>
      </w:r>
    </w:p>
    <w:p w:rsidR="00000000" w:rsidDel="00000000" w:rsidP="00000000" w:rsidRDefault="00000000" w:rsidRPr="00000000" w14:paraId="0000009F">
      <w:pPr>
        <w:numPr>
          <w:ilvl w:val="0"/>
          <w:numId w:val="32"/>
        </w:numPr>
        <w:spacing w:after="24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Chairs are appointed by the incoming G.H., G.K.A., Director of Programming and applicable Directors and must be approved by the Executive Board and Advisory Board.</w:t>
      </w:r>
    </w:p>
    <w:p w:rsidR="00000000" w:rsidDel="00000000" w:rsidP="00000000" w:rsidRDefault="00000000" w:rsidRPr="00000000" w14:paraId="000000A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3.</w:t>
      </w:r>
      <w:r w:rsidDel="00000000" w:rsidR="00000000" w:rsidRPr="00000000">
        <w:rPr>
          <w:rFonts w:ascii="Times New Roman" w:cs="Times New Roman" w:eastAsia="Times New Roman" w:hAnsi="Times New Roman"/>
          <w:sz w:val="24"/>
          <w:szCs w:val="24"/>
          <w:rtl w:val="0"/>
        </w:rPr>
        <w:t xml:space="preserve"> Duties and Responsibilities</w:t>
      </w:r>
    </w:p>
    <w:p w:rsidR="00000000" w:rsidDel="00000000" w:rsidP="00000000" w:rsidRDefault="00000000" w:rsidRPr="00000000" w14:paraId="000000A1">
      <w:pPr>
        <w:numPr>
          <w:ilvl w:val="0"/>
          <w:numId w:val="2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Duties of the Cardinal Cabinet Directors are outlined in their notebooks.</w:t>
      </w:r>
    </w:p>
    <w:p w:rsidR="00000000" w:rsidDel="00000000" w:rsidP="00000000" w:rsidRDefault="00000000" w:rsidRPr="00000000" w14:paraId="000000A2">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Cardinal Cabinet Directors are required to attend Cardinal Cabinet meetings as specified by the Director of Programming.</w:t>
      </w:r>
    </w:p>
    <w:p w:rsidR="00000000" w:rsidDel="00000000" w:rsidP="00000000" w:rsidRDefault="00000000" w:rsidRPr="00000000" w14:paraId="000000A3">
      <w:pPr>
        <w:numPr>
          <w:ilvl w:val="1"/>
          <w:numId w:val="2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do so may result in the removal of a director.</w:t>
      </w:r>
    </w:p>
    <w:p w:rsidR="00000000" w:rsidDel="00000000" w:rsidP="00000000" w:rsidRDefault="00000000" w:rsidRPr="00000000" w14:paraId="000000A4">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Cardinal Cabinet Directors will be given agenda time at chapter meetings.</w:t>
      </w:r>
    </w:p>
    <w:p w:rsidR="00000000" w:rsidDel="00000000" w:rsidP="00000000" w:rsidRDefault="00000000" w:rsidRPr="00000000" w14:paraId="000000A5">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Director must function within the allowable budget, as noted in the “Going Over Can Cost You” form. Directors will be personally responsible for budget overruns unless approved by the G.N.V. and the Financial Advisor or by the Executive Board.</w:t>
      </w:r>
    </w:p>
    <w:p w:rsidR="00000000" w:rsidDel="00000000" w:rsidP="00000000" w:rsidRDefault="00000000" w:rsidRPr="00000000" w14:paraId="000000A6">
      <w:pPr>
        <w:numPr>
          <w:ilvl w:val="0"/>
          <w:numId w:val="23"/>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Cardinal Cabinet Directors are expected to maintain a notebook and files relative to their position and to give these to their successor.</w:t>
      </w:r>
    </w:p>
    <w:p w:rsidR="00000000" w:rsidDel="00000000" w:rsidP="00000000" w:rsidRDefault="00000000" w:rsidRPr="00000000" w14:paraId="000000A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4.</w:t>
      </w:r>
      <w:r w:rsidDel="00000000" w:rsidR="00000000" w:rsidRPr="00000000">
        <w:rPr>
          <w:rFonts w:ascii="Times New Roman" w:cs="Times New Roman" w:eastAsia="Times New Roman" w:hAnsi="Times New Roman"/>
          <w:sz w:val="24"/>
          <w:szCs w:val="24"/>
          <w:rtl w:val="0"/>
        </w:rPr>
        <w:t xml:space="preserve"> Removal</w:t>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46"/>
        </w:numPr>
        <w:spacing w:line="240" w:lineRule="auto"/>
        <w:ind w:left="720" w:hanging="360"/>
        <w:rPr>
          <w:rFonts w:ascii="Times New Roman" w:cs="Times New Roman" w:eastAsia="Times New Roman" w:hAnsi="Times New Roman"/>
          <w:sz w:val="24"/>
          <w:szCs w:val="24"/>
          <w:u w:val="none"/>
          <w:rPrChange w:author="Diana Ilie" w:id="13" w:date="2024-04-16T00:04:26Z">
            <w:rPr>
              <w:rFonts w:ascii="Times New Roman" w:cs="Times New Roman" w:eastAsia="Times New Roman" w:hAnsi="Times New Roman"/>
              <w:sz w:val="24"/>
              <w:szCs w:val="24"/>
            </w:rPr>
          </w:rPrChange>
        </w:rPr>
        <w:pPrChange w:author="Diana Ilie" w:id="0" w:date="2024-04-16T00:04:26Z">
          <w:pPr>
            <w:spacing w:line="240" w:lineRule="auto"/>
          </w:pPr>
        </w:pPrChange>
      </w:pPr>
      <w:r w:rsidDel="00000000" w:rsidR="00000000" w:rsidRPr="00000000">
        <w:rPr>
          <w:rFonts w:ascii="Times New Roman" w:cs="Times New Roman" w:eastAsia="Times New Roman" w:hAnsi="Times New Roman"/>
          <w:sz w:val="24"/>
          <w:szCs w:val="24"/>
          <w:rtl w:val="0"/>
        </w:rPr>
        <w:t xml:space="preserve">A Cardinal Cabinet director failing to perform the duties of office may be removed in accordance with the procedure outlined in the </w:t>
      </w:r>
      <w:r w:rsidDel="00000000" w:rsidR="00000000" w:rsidRPr="00000000">
        <w:rPr>
          <w:rFonts w:ascii="Times New Roman" w:cs="Times New Roman" w:eastAsia="Times New Roman" w:hAnsi="Times New Roman"/>
          <w:i w:val="1"/>
          <w:sz w:val="24"/>
          <w:szCs w:val="24"/>
          <w:rtl w:val="0"/>
        </w:rPr>
        <w:t xml:space="preserve">Book of Rules </w:t>
      </w:r>
      <w:r w:rsidDel="00000000" w:rsidR="00000000" w:rsidRPr="00000000">
        <w:rPr>
          <w:rFonts w:ascii="Times New Roman" w:cs="Times New Roman" w:eastAsia="Times New Roman" w:hAnsi="Times New Roman"/>
          <w:sz w:val="24"/>
          <w:szCs w:val="24"/>
          <w:rtl w:val="0"/>
        </w:rPr>
        <w:t xml:space="preserve">of Chi Omega Fraternity.</w:t>
      </w:r>
    </w:p>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A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IX</w:t>
      </w:r>
      <w:r w:rsidDel="00000000" w:rsidR="00000000" w:rsidRPr="00000000">
        <w:rPr>
          <w:rtl w:val="0"/>
        </w:rPr>
      </w:r>
    </w:p>
    <w:p w:rsidR="00000000" w:rsidDel="00000000" w:rsidP="00000000" w:rsidRDefault="00000000" w:rsidRPr="00000000" w14:paraId="000000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Scholarship</w:t>
      </w: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1.</w:t>
      </w:r>
      <w:r w:rsidDel="00000000" w:rsidR="00000000" w:rsidRPr="00000000">
        <w:rPr>
          <w:rFonts w:ascii="Times New Roman" w:cs="Times New Roman" w:eastAsia="Times New Roman" w:hAnsi="Times New Roman"/>
          <w:sz w:val="24"/>
          <w:szCs w:val="24"/>
          <w:rtl w:val="0"/>
        </w:rPr>
        <w:t xml:space="preserve"> Expectation</w:t>
      </w:r>
    </w:p>
    <w:p w:rsidR="00000000" w:rsidDel="00000000" w:rsidP="00000000" w:rsidRDefault="00000000" w:rsidRPr="00000000" w14:paraId="000000B0">
      <w:pPr>
        <w:numPr>
          <w:ilvl w:val="0"/>
          <w:numId w:val="31"/>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of the Epsilon Lambda chapter of Chi Omega is expected to maintain a cumulative 2.7 GPA.</w:t>
      </w:r>
    </w:p>
    <w:p w:rsidR="00000000" w:rsidDel="00000000" w:rsidP="00000000" w:rsidRDefault="00000000" w:rsidRPr="00000000" w14:paraId="000000B1">
      <w:pPr>
        <w:numPr>
          <w:ilvl w:val="0"/>
          <w:numId w:val="31"/>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of the new member education, each new member must sign an authorization for the university administration to disclose her grades to the G.T.B. for as long as she is an Active Member of the chapter.</w:t>
      </w:r>
    </w:p>
    <w:p w:rsidR="00000000" w:rsidDel="00000000" w:rsidP="00000000" w:rsidRDefault="00000000" w:rsidRPr="00000000" w14:paraId="000000B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2</w:t>
      </w:r>
      <w:r w:rsidDel="00000000" w:rsidR="00000000" w:rsidRPr="00000000">
        <w:rPr>
          <w:rFonts w:ascii="Times New Roman" w:cs="Times New Roman" w:eastAsia="Times New Roman" w:hAnsi="Times New Roman"/>
          <w:sz w:val="24"/>
          <w:szCs w:val="24"/>
          <w:rtl w:val="0"/>
        </w:rPr>
        <w:t xml:space="preserve">. Failure to Maintain Appropriate GPA</w:t>
      </w:r>
    </w:p>
    <w:p w:rsidR="00000000" w:rsidDel="00000000" w:rsidP="00000000" w:rsidRDefault="00000000" w:rsidRPr="00000000" w14:paraId="000000B4">
      <w:pPr>
        <w:numPr>
          <w:ilvl w:val="0"/>
          <w:numId w:val="49"/>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initiated or new member failing to meet the scholastic requirements shall be placed on scholastic probation as outlined in the </w:t>
      </w:r>
      <w:r w:rsidDel="00000000" w:rsidR="00000000" w:rsidRPr="00000000">
        <w:rPr>
          <w:rFonts w:ascii="Times New Roman" w:cs="Times New Roman" w:eastAsia="Times New Roman" w:hAnsi="Times New Roman"/>
          <w:i w:val="1"/>
          <w:sz w:val="24"/>
          <w:szCs w:val="24"/>
          <w:rtl w:val="0"/>
        </w:rPr>
        <w:t xml:space="preserve">Book of Rules </w:t>
      </w:r>
      <w:r w:rsidDel="00000000" w:rsidR="00000000" w:rsidRPr="00000000">
        <w:rPr>
          <w:rFonts w:ascii="Times New Roman" w:cs="Times New Roman" w:eastAsia="Times New Roman" w:hAnsi="Times New Roman"/>
          <w:sz w:val="24"/>
          <w:szCs w:val="24"/>
          <w:rtl w:val="0"/>
        </w:rPr>
        <w:t xml:space="preserve">of Chi Omega Fraternity.</w:t>
      </w:r>
    </w:p>
    <w:p w:rsidR="00000000" w:rsidDel="00000000" w:rsidP="00000000" w:rsidRDefault="00000000" w:rsidRPr="00000000" w14:paraId="000000B5">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Warning</w:t>
      </w:r>
    </w:p>
    <w:p w:rsidR="00000000" w:rsidDel="00000000" w:rsidP="00000000" w:rsidRDefault="00000000" w:rsidRPr="00000000" w14:paraId="000000B6">
      <w:pPr>
        <w:numPr>
          <w:ilvl w:val="1"/>
          <w:numId w:val="4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initiated member who fails to obtain a 2.7 GPA for a term shall be placed on academic warning.</w:t>
      </w:r>
    </w:p>
    <w:p w:rsidR="00000000" w:rsidDel="00000000" w:rsidP="00000000" w:rsidRDefault="00000000" w:rsidRPr="00000000" w14:paraId="000000B7">
      <w:pPr>
        <w:numPr>
          <w:ilvl w:val="1"/>
          <w:numId w:val="4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will meet with the G.T.B., Personnel Board, and Scholarship Advisor and any action taken will be based on the Fair Play Procedure in the Book of Rules.</w:t>
      </w:r>
    </w:p>
    <w:p w:rsidR="00000000" w:rsidDel="00000000" w:rsidP="00000000" w:rsidRDefault="00000000" w:rsidRPr="00000000" w14:paraId="000000B8">
      <w:pPr>
        <w:numPr>
          <w:ilvl w:val="1"/>
          <w:numId w:val="4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initiated member is put on Academic Warning for two consecutive terms, she will be placed on academic probation.</w:t>
      </w:r>
    </w:p>
    <w:p w:rsidR="00000000" w:rsidDel="00000000" w:rsidP="00000000" w:rsidRDefault="00000000" w:rsidRPr="00000000" w14:paraId="000000B9">
      <w:pPr>
        <w:numPr>
          <w:ilvl w:val="1"/>
          <w:numId w:val="4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G.H., G.T.B., and Advisory Board may handle special circumstances on a case-by-case basis.</w:t>
      </w:r>
    </w:p>
    <w:p w:rsidR="00000000" w:rsidDel="00000000" w:rsidP="00000000" w:rsidRDefault="00000000" w:rsidRPr="00000000" w14:paraId="000000BA">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Probation</w:t>
      </w:r>
    </w:p>
    <w:p w:rsidR="00000000" w:rsidDel="00000000" w:rsidP="00000000" w:rsidRDefault="00000000" w:rsidRPr="00000000" w14:paraId="000000BB">
      <w:pPr>
        <w:numPr>
          <w:ilvl w:val="1"/>
          <w:numId w:val="4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initiated member who fails to obtain a cumulative 2.7 GPA or who fails to obtain a term GPA of a 2.7 for two consecutive semesters shall be placed on academic probation for the following term and will lose her voice and vote in chapter meetings. Further consequences will be determined by the personnel board.</w:t>
      </w:r>
    </w:p>
    <w:p w:rsidR="00000000" w:rsidDel="00000000" w:rsidP="00000000" w:rsidRDefault="00000000" w:rsidRPr="00000000" w14:paraId="000000BC">
      <w:pPr>
        <w:numPr>
          <w:ilvl w:val="1"/>
          <w:numId w:val="4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G.T.B. and Personnel Chair will conduct a meeting halfway through the term to check progress and determine whether the member may attend the second function (Semi Formal or Formal) of the semester.</w:t>
      </w:r>
    </w:p>
    <w:p w:rsidR="00000000" w:rsidDel="00000000" w:rsidP="00000000" w:rsidRDefault="00000000" w:rsidRPr="00000000" w14:paraId="000000BD">
      <w:pPr>
        <w:numPr>
          <w:ilvl w:val="1"/>
          <w:numId w:val="49"/>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G.T.B., Personnel Board, and Scholarship Advisor will work with the member according to the Fair Play Procedure and the Book of Rules.</w:t>
      </w:r>
    </w:p>
    <w:p w:rsidR="00000000" w:rsidDel="00000000" w:rsidP="00000000" w:rsidRDefault="00000000" w:rsidRPr="00000000" w14:paraId="000000B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X</w:t>
      </w:r>
      <w:r w:rsidDel="00000000" w:rsidR="00000000" w:rsidRPr="00000000">
        <w:rPr>
          <w:rtl w:val="0"/>
        </w:rPr>
      </w:r>
    </w:p>
    <w:p w:rsidR="00000000" w:rsidDel="00000000" w:rsidP="00000000" w:rsidRDefault="00000000" w:rsidRPr="00000000" w14:paraId="000000C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Recruitment</w:t>
      </w: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C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1</w:t>
      </w:r>
      <w:r w:rsidDel="00000000" w:rsidR="00000000" w:rsidRPr="00000000">
        <w:rPr>
          <w:rFonts w:ascii="Times New Roman" w:cs="Times New Roman" w:eastAsia="Times New Roman" w:hAnsi="Times New Roman"/>
          <w:sz w:val="24"/>
          <w:szCs w:val="24"/>
          <w:rtl w:val="0"/>
        </w:rPr>
        <w:t xml:space="preserve">. Recruitment Rules</w:t>
      </w:r>
    </w:p>
    <w:p w:rsidR="00000000" w:rsidDel="00000000" w:rsidP="00000000" w:rsidRDefault="00000000" w:rsidRPr="00000000" w14:paraId="000000C3">
      <w:pPr>
        <w:numPr>
          <w:ilvl w:val="0"/>
          <w:numId w:val="26"/>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shall abide by the rules established by Chi Omega Fraternity and Furman Panhellenic.</w:t>
      </w:r>
    </w:p>
    <w:p w:rsidR="00000000" w:rsidDel="00000000" w:rsidP="00000000" w:rsidRDefault="00000000" w:rsidRPr="00000000" w14:paraId="000000C4">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shall evaluate the chapter’s needs and establish a target for each recruitment period.</w:t>
      </w:r>
    </w:p>
    <w:p w:rsidR="00000000" w:rsidDel="00000000" w:rsidP="00000000" w:rsidRDefault="00000000" w:rsidRPr="00000000" w14:paraId="000000C5">
      <w:pPr>
        <w:numPr>
          <w:ilvl w:val="0"/>
          <w:numId w:val="26"/>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initiated member in good standing is entitled to vote on the days in which she was present.</w:t>
      </w:r>
    </w:p>
    <w:p w:rsidR="00000000" w:rsidDel="00000000" w:rsidP="00000000" w:rsidRDefault="00000000" w:rsidRPr="00000000" w14:paraId="000000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2</w:t>
      </w:r>
      <w:r w:rsidDel="00000000" w:rsidR="00000000" w:rsidRPr="00000000">
        <w:rPr>
          <w:rFonts w:ascii="Times New Roman" w:cs="Times New Roman" w:eastAsia="Times New Roman" w:hAnsi="Times New Roman"/>
          <w:sz w:val="24"/>
          <w:szCs w:val="24"/>
          <w:rtl w:val="0"/>
        </w:rPr>
        <w:t xml:space="preserve">. Chapter Recruitment Team</w:t>
      </w:r>
    </w:p>
    <w:p w:rsidR="00000000" w:rsidDel="00000000" w:rsidP="00000000" w:rsidRDefault="00000000" w:rsidRPr="00000000" w14:paraId="000000C7">
      <w:pPr>
        <w:numPr>
          <w:ilvl w:val="0"/>
          <w:numId w:val="47"/>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recruitment team executive board shall include the recruitment chair, the G.H., the personnel chair, the recruitment advisor(s), the personnel advisor</w:t>
      </w:r>
      <w:ins w:author="Diana Ilie" w:id="14" w:date="2024-04-16T00:08:00Z">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and, on a case-by-case basis, the matching team</w:t>
        </w:r>
      </w:ins>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0C8">
      <w:pPr>
        <w:numPr>
          <w:ilvl w:val="0"/>
          <w:numId w:val="47"/>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of the chapter is a member of the recruitment team and is required to give full support and participation.</w:t>
      </w:r>
    </w:p>
    <w:p w:rsidR="00000000" w:rsidDel="00000000" w:rsidP="00000000" w:rsidRDefault="00000000" w:rsidRPr="00000000" w14:paraId="000000C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XI</w:t>
      </w:r>
      <w:r w:rsidDel="00000000" w:rsidR="00000000" w:rsidRPr="00000000">
        <w:rPr>
          <w:rtl w:val="0"/>
        </w:rPr>
      </w:r>
    </w:p>
    <w:p w:rsidR="00000000" w:rsidDel="00000000" w:rsidP="00000000" w:rsidRDefault="00000000" w:rsidRPr="00000000" w14:paraId="000000C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Parliamentary Procedure</w:t>
      </w: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procedures not covered in the Book of Rules or the Bylaws of this organization, current Robert’s Rules of Order, Newly Revised, shall be parliamentary procedure.</w:t>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XII</w:t>
      </w:r>
      <w:r w:rsidDel="00000000" w:rsidR="00000000" w:rsidRPr="00000000">
        <w:rPr>
          <w:rtl w:val="0"/>
        </w:rPr>
      </w:r>
    </w:p>
    <w:p w:rsidR="00000000" w:rsidDel="00000000" w:rsidP="00000000" w:rsidRDefault="00000000" w:rsidRPr="00000000" w14:paraId="000000D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Amendments</w:t>
      </w: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bylaws may be amended annually by a two-thirds vote of the chapter members in attendance, provided the proposed amendments have been posted or have been read and discussed at the meeting prior to the meeting at which they are to be adopted.</w:t>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XIII</w:t>
      </w:r>
      <w:r w:rsidDel="00000000" w:rsidR="00000000" w:rsidRPr="00000000">
        <w:rPr>
          <w:rtl w:val="0"/>
        </w:rPr>
      </w:r>
    </w:p>
    <w:p w:rsidR="00000000" w:rsidDel="00000000" w:rsidP="00000000" w:rsidRDefault="00000000" w:rsidRPr="00000000" w14:paraId="000000D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Finances</w:t>
      </w: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1.</w:t>
      </w:r>
      <w:r w:rsidDel="00000000" w:rsidR="00000000" w:rsidRPr="00000000">
        <w:rPr>
          <w:rFonts w:ascii="Times New Roman" w:cs="Times New Roman" w:eastAsia="Times New Roman" w:hAnsi="Times New Roman"/>
          <w:sz w:val="24"/>
          <w:szCs w:val="24"/>
          <w:rtl w:val="0"/>
        </w:rPr>
        <w:t xml:space="preserve"> Contracts</w:t>
      </w:r>
    </w:p>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numPr>
          <w:ilvl w:val="0"/>
          <w:numId w:val="5"/>
        </w:numPr>
        <w:spacing w:line="240" w:lineRule="auto"/>
        <w:ind w:left="720" w:hanging="360"/>
        <w:rPr>
          <w:rFonts w:ascii="Times New Roman" w:cs="Times New Roman" w:eastAsia="Times New Roman" w:hAnsi="Times New Roman"/>
          <w:sz w:val="24"/>
          <w:szCs w:val="24"/>
          <w:u w:val="none"/>
          <w:rPrChange w:author="Diana Ilie" w:id="15" w:date="2024-04-16T00:10:08Z">
            <w:rPr>
              <w:rFonts w:ascii="Times New Roman" w:cs="Times New Roman" w:eastAsia="Times New Roman" w:hAnsi="Times New Roman"/>
              <w:sz w:val="24"/>
              <w:szCs w:val="24"/>
            </w:rPr>
          </w:rPrChange>
        </w:rPr>
        <w:pPrChange w:author="Diana Ilie" w:id="0" w:date="2024-04-16T00:10:08Z">
          <w:pPr>
            <w:spacing w:line="240" w:lineRule="auto"/>
          </w:pPr>
        </w:pPrChange>
      </w:pPr>
      <w:r w:rsidDel="00000000" w:rsidR="00000000" w:rsidRPr="00000000">
        <w:rPr>
          <w:rFonts w:ascii="Times New Roman" w:cs="Times New Roman" w:eastAsia="Times New Roman" w:hAnsi="Times New Roman"/>
          <w:sz w:val="24"/>
          <w:szCs w:val="24"/>
          <w:rtl w:val="0"/>
        </w:rPr>
        <w:t xml:space="preserve">Contracts with bus companies, party locations, caterers, etc. must be signed by the Social Advisor in addition to either the G.H. or the Social Director. The contract also must be signed by at least one representative from the company providing the service and must be drawn up at least twenty-four hours before the event. Contracts should include the exact price to be charged to the Epsilon Lambda chapter of Chi Omega.</w:t>
      </w:r>
    </w:p>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2.</w:t>
      </w:r>
      <w:r w:rsidDel="00000000" w:rsidR="00000000" w:rsidRPr="00000000">
        <w:rPr>
          <w:rFonts w:ascii="Times New Roman" w:cs="Times New Roman" w:eastAsia="Times New Roman" w:hAnsi="Times New Roman"/>
          <w:sz w:val="24"/>
          <w:szCs w:val="24"/>
          <w:rtl w:val="0"/>
        </w:rPr>
        <w:t xml:space="preserve"> Checks</w:t>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0"/>
          <w:numId w:val="42"/>
        </w:numPr>
        <w:spacing w:line="240" w:lineRule="auto"/>
        <w:ind w:left="720" w:hanging="360"/>
        <w:rPr>
          <w:rFonts w:ascii="Times New Roman" w:cs="Times New Roman" w:eastAsia="Times New Roman" w:hAnsi="Times New Roman"/>
          <w:sz w:val="24"/>
          <w:szCs w:val="24"/>
          <w:u w:val="none"/>
          <w:rPrChange w:author="Diana Ilie" w:id="16" w:date="2024-04-16T00:10:12Z">
            <w:rPr>
              <w:rFonts w:ascii="Times New Roman" w:cs="Times New Roman" w:eastAsia="Times New Roman" w:hAnsi="Times New Roman"/>
              <w:sz w:val="24"/>
              <w:szCs w:val="24"/>
            </w:rPr>
          </w:rPrChange>
        </w:rPr>
        <w:pPrChange w:author="Diana Ilie" w:id="0" w:date="2024-04-16T00:10:12Z">
          <w:pPr>
            <w:spacing w:line="240" w:lineRule="auto"/>
          </w:pPr>
        </w:pPrChange>
      </w:pPr>
      <w:r w:rsidDel="00000000" w:rsidR="00000000" w:rsidRPr="00000000">
        <w:rPr>
          <w:rFonts w:ascii="Times New Roman" w:cs="Times New Roman" w:eastAsia="Times New Roman" w:hAnsi="Times New Roman"/>
          <w:sz w:val="24"/>
          <w:szCs w:val="24"/>
          <w:rtl w:val="0"/>
        </w:rPr>
        <w:t xml:space="preserve">All Chi Omega checks must be signed by two of the following representatives: G.H., G.N.V., or Financial Advisor. All Checks over $1,000 must have the approval of the Financial Advisor.</w:t>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3.</w:t>
      </w:r>
      <w:r w:rsidDel="00000000" w:rsidR="00000000" w:rsidRPr="00000000">
        <w:rPr>
          <w:rFonts w:ascii="Times New Roman" w:cs="Times New Roman" w:eastAsia="Times New Roman" w:hAnsi="Times New Roman"/>
          <w:sz w:val="24"/>
          <w:szCs w:val="24"/>
          <w:rtl w:val="0"/>
        </w:rPr>
        <w:t xml:space="preserve"> Credit Card Privileges</w:t>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numPr>
          <w:ilvl w:val="0"/>
          <w:numId w:val="40"/>
        </w:numPr>
        <w:spacing w:line="240" w:lineRule="auto"/>
        <w:ind w:left="720" w:hanging="360"/>
        <w:rPr>
          <w:rFonts w:ascii="Times New Roman" w:cs="Times New Roman" w:eastAsia="Times New Roman" w:hAnsi="Times New Roman"/>
          <w:sz w:val="24"/>
          <w:szCs w:val="24"/>
          <w:u w:val="none"/>
          <w:rPrChange w:author="Diana Ilie" w:id="17" w:date="2024-04-16T00:10:18Z">
            <w:rPr>
              <w:rFonts w:ascii="Times New Roman" w:cs="Times New Roman" w:eastAsia="Times New Roman" w:hAnsi="Times New Roman"/>
              <w:sz w:val="24"/>
              <w:szCs w:val="24"/>
            </w:rPr>
          </w:rPrChange>
        </w:rPr>
        <w:pPrChange w:author="Diana Ilie" w:id="0" w:date="2024-04-16T00:10:18Z">
          <w:pPr>
            <w:spacing w:line="240" w:lineRule="auto"/>
          </w:pPr>
        </w:pPrChange>
      </w:pPr>
      <w:r w:rsidDel="00000000" w:rsidR="00000000" w:rsidRPr="00000000">
        <w:rPr>
          <w:rFonts w:ascii="Times New Roman" w:cs="Times New Roman" w:eastAsia="Times New Roman" w:hAnsi="Times New Roman"/>
          <w:sz w:val="24"/>
          <w:szCs w:val="24"/>
          <w:rtl w:val="0"/>
        </w:rPr>
        <w:t xml:space="preserve">If a chapter member uses the Chi Omega credit card belonging to G.H or G.N.V. for chapter expenses, she is required to deliver the proper receipts and documentation to the G.N.V. within one week of the purchase. If the member fails to do so, her card privileges are revoked for the rest of the semester.</w:t>
      </w:r>
    </w:p>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4.</w:t>
      </w:r>
      <w:r w:rsidDel="00000000" w:rsidR="00000000" w:rsidRPr="00000000">
        <w:rPr>
          <w:rFonts w:ascii="Times New Roman" w:cs="Times New Roman" w:eastAsia="Times New Roman" w:hAnsi="Times New Roman"/>
          <w:sz w:val="24"/>
          <w:szCs w:val="24"/>
          <w:rtl w:val="0"/>
        </w:rPr>
        <w:t xml:space="preserve"> Special Funds</w:t>
      </w:r>
    </w:p>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numPr>
          <w:ilvl w:val="0"/>
          <w:numId w:val="4"/>
        </w:numPr>
        <w:spacing w:line="240" w:lineRule="auto"/>
        <w:ind w:left="720" w:hanging="360"/>
        <w:rPr>
          <w:rFonts w:ascii="Times New Roman" w:cs="Times New Roman" w:eastAsia="Times New Roman" w:hAnsi="Times New Roman"/>
          <w:sz w:val="24"/>
          <w:szCs w:val="24"/>
          <w:u w:val="none"/>
          <w:rPrChange w:author="Diana Ilie" w:id="18" w:date="2024-04-16T00:10:22Z">
            <w:rPr>
              <w:rFonts w:ascii="Times New Roman" w:cs="Times New Roman" w:eastAsia="Times New Roman" w:hAnsi="Times New Roman"/>
              <w:sz w:val="24"/>
              <w:szCs w:val="24"/>
            </w:rPr>
          </w:rPrChange>
        </w:rPr>
        <w:pPrChange w:author="Diana Ilie" w:id="0" w:date="2024-04-16T00:10:22Z">
          <w:pPr>
            <w:spacing w:line="240" w:lineRule="auto"/>
          </w:pPr>
        </w:pPrChange>
      </w:pPr>
      <w:r w:rsidDel="00000000" w:rsidR="00000000" w:rsidRPr="00000000">
        <w:rPr>
          <w:rFonts w:ascii="Times New Roman" w:cs="Times New Roman" w:eastAsia="Times New Roman" w:hAnsi="Times New Roman"/>
          <w:sz w:val="24"/>
          <w:szCs w:val="24"/>
          <w:rtl w:val="0"/>
        </w:rPr>
        <w:t xml:space="preserve">All Housing Corporation and Make-A-Wish money must be kept in separate accounts from chapter funds.</w:t>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XIV</w:t>
      </w:r>
      <w:r w:rsidDel="00000000" w:rsidR="00000000" w:rsidRPr="00000000">
        <w:rPr>
          <w:rtl w:val="0"/>
        </w:rPr>
      </w:r>
    </w:p>
    <w:p w:rsidR="00000000" w:rsidDel="00000000" w:rsidP="00000000" w:rsidRDefault="00000000" w:rsidRPr="00000000" w14:paraId="000000E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Involvement System</w:t>
      </w: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1.</w:t>
      </w:r>
      <w:r w:rsidDel="00000000" w:rsidR="00000000" w:rsidRPr="00000000">
        <w:rPr>
          <w:rFonts w:ascii="Times New Roman" w:cs="Times New Roman" w:eastAsia="Times New Roman" w:hAnsi="Times New Roman"/>
          <w:sz w:val="24"/>
          <w:szCs w:val="24"/>
          <w:rtl w:val="0"/>
        </w:rPr>
        <w:t xml:space="preserve">  Objective</w:t>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numPr>
          <w:ilvl w:val="0"/>
          <w:numId w:val="24"/>
        </w:numPr>
        <w:spacing w:line="240" w:lineRule="auto"/>
        <w:ind w:left="720" w:hanging="360"/>
        <w:rPr>
          <w:rFonts w:ascii="Times New Roman" w:cs="Times New Roman" w:eastAsia="Times New Roman" w:hAnsi="Times New Roman"/>
          <w:sz w:val="24"/>
          <w:szCs w:val="24"/>
          <w:u w:val="none"/>
          <w:rPrChange w:author="Diana Ilie" w:id="20" w:date="2024-04-16T00:11:04Z">
            <w:rPr>
              <w:rFonts w:ascii="Times New Roman" w:cs="Times New Roman" w:eastAsia="Times New Roman" w:hAnsi="Times New Roman"/>
              <w:sz w:val="24"/>
              <w:szCs w:val="24"/>
            </w:rPr>
          </w:rPrChange>
        </w:rPr>
        <w:pPrChange w:author="Diana Ilie" w:id="0" w:date="2024-04-16T00:11:04Z">
          <w:pPr>
            <w:spacing w:line="240" w:lineRule="auto"/>
          </w:pPr>
        </w:pPrChange>
      </w:pPr>
      <w:r w:rsidDel="00000000" w:rsidR="00000000" w:rsidRPr="00000000">
        <w:rPr>
          <w:rFonts w:ascii="Times New Roman" w:cs="Times New Roman" w:eastAsia="Times New Roman" w:hAnsi="Times New Roman"/>
          <w:sz w:val="24"/>
          <w:szCs w:val="24"/>
          <w:rtl w:val="0"/>
        </w:rPr>
        <w:t xml:space="preserve">The objective of this system is to promote active, voluntary participation in activities associated with the six purposes of the Epsilon Lambda Chapter of the Chi Omega Fraternity</w:t>
      </w:r>
      <w:ins w:author="Diana Ilie" w:id="19" w:date="2024-04-16T00:11:55Z">
        <w:r w:rsidDel="00000000" w:rsidR="00000000" w:rsidRPr="00000000">
          <w:rPr>
            <w:rFonts w:ascii="Times New Roman" w:cs="Times New Roman" w:eastAsia="Times New Roman" w:hAnsi="Times New Roman"/>
            <w:sz w:val="24"/>
            <w:szCs w:val="24"/>
            <w:rtl w:val="0"/>
          </w:rPr>
          <w:t xml:space="preserve">.</w:t>
        </w:r>
      </w:ins>
      <w:del w:author="Diana Ilie" w:id="19" w:date="2024-04-16T00:11:55Z">
        <w:r w:rsidDel="00000000" w:rsidR="00000000" w:rsidRPr="00000000">
          <w:rPr>
            <w:rFonts w:ascii="Times New Roman" w:cs="Times New Roman" w:eastAsia="Times New Roman" w:hAnsi="Times New Roman"/>
            <w:sz w:val="24"/>
            <w:szCs w:val="24"/>
            <w:rtl w:val="0"/>
          </w:rPr>
          <w:delText xml:space="preserve">, while cutting back on monetary fines.</w:delText>
        </w:r>
      </w:del>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2.</w:t>
      </w:r>
      <w:r w:rsidDel="00000000" w:rsidR="00000000" w:rsidRPr="00000000">
        <w:rPr>
          <w:rFonts w:ascii="Times New Roman" w:cs="Times New Roman" w:eastAsia="Times New Roman" w:hAnsi="Times New Roman"/>
          <w:sz w:val="24"/>
          <w:szCs w:val="24"/>
          <w:rtl w:val="0"/>
        </w:rPr>
        <w:t xml:space="preserve"> Events</w:t>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22"/>
        </w:numPr>
        <w:spacing w:line="240" w:lineRule="auto"/>
        <w:ind w:left="720" w:hanging="360"/>
        <w:rPr>
          <w:rFonts w:ascii="Times New Roman" w:cs="Times New Roman" w:eastAsia="Times New Roman" w:hAnsi="Times New Roman"/>
          <w:sz w:val="24"/>
          <w:szCs w:val="24"/>
          <w:u w:val="none"/>
          <w:rPrChange w:author="Diana Ilie" w:id="21" w:date="2024-04-16T00:11:09Z">
            <w:rPr>
              <w:rFonts w:ascii="Times New Roman" w:cs="Times New Roman" w:eastAsia="Times New Roman" w:hAnsi="Times New Roman"/>
              <w:sz w:val="24"/>
              <w:szCs w:val="24"/>
            </w:rPr>
          </w:rPrChange>
        </w:rPr>
        <w:pPrChange w:author="Diana Ilie" w:id="0" w:date="2024-04-16T00:11:09Z">
          <w:pPr>
            <w:spacing w:line="240" w:lineRule="auto"/>
          </w:pPr>
        </w:pPrChange>
      </w:pPr>
      <w:r w:rsidDel="00000000" w:rsidR="00000000" w:rsidRPr="00000000">
        <w:rPr>
          <w:rFonts w:ascii="Times New Roman" w:cs="Times New Roman" w:eastAsia="Times New Roman" w:hAnsi="Times New Roman"/>
          <w:sz w:val="24"/>
          <w:szCs w:val="24"/>
          <w:rtl w:val="0"/>
        </w:rPr>
        <w:t xml:space="preserve">Activities will be coordinated by the Cardinal Cabinet directors. Varying activities will occur on a regular basis. Categories for these events are outlined in Section 6 of the Standing Rules. </w:t>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3.</w:t>
      </w:r>
      <w:r w:rsidDel="00000000" w:rsidR="00000000" w:rsidRPr="00000000">
        <w:rPr>
          <w:rFonts w:ascii="Times New Roman" w:cs="Times New Roman" w:eastAsia="Times New Roman" w:hAnsi="Times New Roman"/>
          <w:sz w:val="24"/>
          <w:szCs w:val="24"/>
          <w:rtl w:val="0"/>
        </w:rPr>
        <w:t xml:space="preserve"> Points</w:t>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numPr>
          <w:ilvl w:val="0"/>
          <w:numId w:val="27"/>
        </w:numPr>
        <w:spacing w:line="240" w:lineRule="auto"/>
        <w:ind w:left="720" w:hanging="360"/>
        <w:rPr>
          <w:rFonts w:ascii="Times New Roman" w:cs="Times New Roman" w:eastAsia="Times New Roman" w:hAnsi="Times New Roman"/>
          <w:sz w:val="24"/>
          <w:szCs w:val="24"/>
          <w:u w:val="none"/>
          <w:rPrChange w:author="Diana Ilie" w:id="22" w:date="2024-04-16T00:11:13Z">
            <w:rPr>
              <w:rFonts w:ascii="Times New Roman" w:cs="Times New Roman" w:eastAsia="Times New Roman" w:hAnsi="Times New Roman"/>
              <w:sz w:val="24"/>
              <w:szCs w:val="24"/>
            </w:rPr>
          </w:rPrChange>
        </w:rPr>
        <w:pPrChange w:author="Diana Ilie" w:id="0" w:date="2024-04-16T00:11:13Z">
          <w:pPr>
            <w:spacing w:line="240" w:lineRule="auto"/>
          </w:pPr>
        </w:pPrChange>
      </w:pPr>
      <w:r w:rsidDel="00000000" w:rsidR="00000000" w:rsidRPr="00000000">
        <w:rPr>
          <w:rFonts w:ascii="Times New Roman" w:cs="Times New Roman" w:eastAsia="Times New Roman" w:hAnsi="Times New Roman"/>
          <w:sz w:val="24"/>
          <w:szCs w:val="24"/>
          <w:rtl w:val="0"/>
        </w:rPr>
        <w:t xml:space="preserve">One point will be awarded to an activity correlating with one of the point categories outlined in Section 7 of the Standing Rules. Sisters must earn the allotted amount of points as determined by the Executive Board before social events. The Executive Board has the authority to make additional activities worth a point. Further information regarding point requirements is outlined in Section 7 of the Standing Rules.</w:t>
      </w:r>
    </w:p>
    <w:p w:rsidR="00000000" w:rsidDel="00000000" w:rsidP="00000000" w:rsidRDefault="00000000" w:rsidRPr="00000000" w14:paraId="000000F6">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4</w:t>
      </w:r>
      <w:r w:rsidDel="00000000" w:rsidR="00000000" w:rsidRPr="00000000">
        <w:rPr>
          <w:rFonts w:ascii="Times New Roman" w:cs="Times New Roman" w:eastAsia="Times New Roman" w:hAnsi="Times New Roman"/>
          <w:sz w:val="24"/>
          <w:szCs w:val="24"/>
          <w:rtl w:val="0"/>
        </w:rPr>
        <w:t xml:space="preserve">. Record Keeping</w:t>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numPr>
          <w:ilvl w:val="0"/>
          <w:numId w:val="12"/>
        </w:numPr>
        <w:spacing w:line="240" w:lineRule="auto"/>
        <w:ind w:left="720" w:hanging="360"/>
        <w:rPr>
          <w:rFonts w:ascii="Times New Roman" w:cs="Times New Roman" w:eastAsia="Times New Roman" w:hAnsi="Times New Roman"/>
          <w:sz w:val="24"/>
          <w:szCs w:val="24"/>
          <w:u w:val="none"/>
          <w:rPrChange w:author="Diana Ilie" w:id="23" w:date="2024-04-16T00:12:51Z">
            <w:rPr>
              <w:rFonts w:ascii="Times New Roman" w:cs="Times New Roman" w:eastAsia="Times New Roman" w:hAnsi="Times New Roman"/>
              <w:sz w:val="24"/>
              <w:szCs w:val="24"/>
            </w:rPr>
          </w:rPrChange>
        </w:rPr>
        <w:pPrChange w:author="Diana Ilie" w:id="0" w:date="2024-04-16T00:12:51Z">
          <w:pPr>
            <w:spacing w:line="240" w:lineRule="auto"/>
          </w:pPr>
        </w:pPrChange>
      </w:pPr>
      <w:r w:rsidDel="00000000" w:rsidR="00000000" w:rsidRPr="00000000">
        <w:rPr>
          <w:rFonts w:ascii="Times New Roman" w:cs="Times New Roman" w:eastAsia="Times New Roman" w:hAnsi="Times New Roman"/>
          <w:sz w:val="24"/>
          <w:szCs w:val="24"/>
          <w:rtl w:val="0"/>
        </w:rPr>
        <w:t xml:space="preserve">Records will be kept by the G.K.A. and her assistant but maintained by the chapter.</w:t>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XV</w:t>
      </w:r>
      <w:r w:rsidDel="00000000" w:rsidR="00000000" w:rsidRPr="00000000">
        <w:rPr>
          <w:rtl w:val="0"/>
        </w:rPr>
      </w:r>
    </w:p>
    <w:p w:rsidR="00000000" w:rsidDel="00000000" w:rsidP="00000000" w:rsidRDefault="00000000" w:rsidRPr="00000000" w14:paraId="000000FC">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Social Functions</w:t>
      </w:r>
    </w:p>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1.</w:t>
      </w:r>
      <w:r w:rsidDel="00000000" w:rsidR="00000000" w:rsidRPr="00000000">
        <w:rPr>
          <w:rFonts w:ascii="Times New Roman" w:cs="Times New Roman" w:eastAsia="Times New Roman" w:hAnsi="Times New Roman"/>
          <w:sz w:val="24"/>
          <w:szCs w:val="24"/>
          <w:rtl w:val="0"/>
        </w:rPr>
        <w:t xml:space="preserve"> Expectations of Members and Guests</w:t>
      </w:r>
    </w:p>
    <w:p w:rsidR="00000000" w:rsidDel="00000000" w:rsidP="00000000" w:rsidRDefault="00000000" w:rsidRPr="00000000" w14:paraId="000000FF">
      <w:pPr>
        <w:numPr>
          <w:ilvl w:val="0"/>
          <w:numId w:val="28"/>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Omegas must follow guidelines for behavior as laid out in Section 8 of Standing Rules.  </w:t>
      </w:r>
    </w:p>
    <w:p w:rsidR="00000000" w:rsidDel="00000000" w:rsidP="00000000" w:rsidRDefault="00000000" w:rsidRPr="00000000" w14:paraId="00000100">
      <w:pPr>
        <w:numPr>
          <w:ilvl w:val="0"/>
          <w:numId w:val="28"/>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 Omega’s date must fulfill requirements laid out in Section 8 of Standing Rules. </w:t>
      </w:r>
    </w:p>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XVI</w:t>
      </w:r>
      <w:r w:rsidDel="00000000" w:rsidR="00000000" w:rsidRPr="00000000">
        <w:rPr>
          <w:rtl w:val="0"/>
        </w:rPr>
      </w:r>
    </w:p>
    <w:p w:rsidR="00000000" w:rsidDel="00000000" w:rsidP="00000000" w:rsidRDefault="00000000" w:rsidRPr="00000000" w14:paraId="000001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Dissolution</w:t>
      </w:r>
      <w:r w:rsidDel="00000000" w:rsidR="00000000" w:rsidRPr="00000000">
        <w:rPr>
          <w:rtl w:val="0"/>
        </w:rPr>
      </w:r>
    </w:p>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for any reason Epsilon Lambda Chapter of Chi Omega Fraternity is dissolved, all property thereof belonging to the chapter, including real estate and all possessions, shall automatically be transferred to the Chi Omega Executive Headquarters, 3395 Players Club Parkway, Memphis, TN 38125.</w:t>
      </w:r>
    </w:p>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Standing Rules</w:t>
      </w: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Section 1</w:t>
      </w:r>
      <w:r w:rsidDel="00000000" w:rsidR="00000000" w:rsidRPr="00000000">
        <w:rPr>
          <w:rFonts w:ascii="Times New Roman" w:cs="Times New Roman" w:eastAsia="Times New Roman" w:hAnsi="Times New Roman"/>
          <w:sz w:val="24"/>
          <w:szCs w:val="24"/>
          <w:rtl w:val="0"/>
        </w:rPr>
        <w:t xml:space="preserve">. Social Media</w:t>
      </w:r>
    </w:p>
    <w:p w:rsidR="00000000" w:rsidDel="00000000" w:rsidP="00000000" w:rsidRDefault="00000000" w:rsidRPr="00000000" w14:paraId="0000010A">
      <w:pPr>
        <w:numPr>
          <w:ilvl w:val="0"/>
          <w:numId w:val="14"/>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members shall refrain from posting pictures, videos, or slogans hinting at use of alcohol or drugs on </w:t>
      </w:r>
      <w:r w:rsidDel="00000000" w:rsidR="00000000" w:rsidRPr="00000000">
        <w:rPr>
          <w:rFonts w:ascii="Times New Roman" w:cs="Times New Roman" w:eastAsia="Times New Roman" w:hAnsi="Times New Roman"/>
          <w:i w:val="1"/>
          <w:sz w:val="24"/>
          <w:szCs w:val="24"/>
          <w:rtl w:val="0"/>
        </w:rPr>
        <w:t xml:space="preserve">any </w:t>
      </w:r>
      <w:r w:rsidDel="00000000" w:rsidR="00000000" w:rsidRPr="00000000">
        <w:rPr>
          <w:rFonts w:ascii="Times New Roman" w:cs="Times New Roman" w:eastAsia="Times New Roman" w:hAnsi="Times New Roman"/>
          <w:sz w:val="24"/>
          <w:szCs w:val="24"/>
          <w:rtl w:val="0"/>
        </w:rPr>
        <w:t xml:space="preserve">form of social media.</w:t>
      </w:r>
    </w:p>
    <w:p w:rsidR="00000000" w:rsidDel="00000000" w:rsidP="00000000" w:rsidRDefault="00000000" w:rsidRPr="00000000" w14:paraId="0000010B">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over the age of 21, a member may have a photo depicting </w:t>
      </w:r>
      <w:r w:rsidDel="00000000" w:rsidR="00000000" w:rsidRPr="00000000">
        <w:rPr>
          <w:rFonts w:ascii="Times New Roman" w:cs="Times New Roman" w:eastAsia="Times New Roman" w:hAnsi="Times New Roman"/>
          <w:i w:val="1"/>
          <w:sz w:val="24"/>
          <w:szCs w:val="24"/>
          <w:rtl w:val="0"/>
        </w:rPr>
        <w:t xml:space="preserve">responsible</w:t>
      </w:r>
      <w:r w:rsidDel="00000000" w:rsidR="00000000" w:rsidRPr="00000000">
        <w:rPr>
          <w:rFonts w:ascii="Times New Roman" w:cs="Times New Roman" w:eastAsia="Times New Roman" w:hAnsi="Times New Roman"/>
          <w:sz w:val="24"/>
          <w:szCs w:val="24"/>
          <w:rtl w:val="0"/>
        </w:rPr>
        <w:t xml:space="preserve"> use of alcohol.</w:t>
      </w:r>
    </w:p>
    <w:p w:rsidR="00000000" w:rsidDel="00000000" w:rsidP="00000000" w:rsidRDefault="00000000" w:rsidRPr="00000000" w14:paraId="0000010C">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under the age of 21, no alcohol should be shown, and there must be no present conditions in which the consumption of alcohol is assumed. </w:t>
      </w:r>
    </w:p>
    <w:p w:rsidR="00000000" w:rsidDel="00000000" w:rsidP="00000000" w:rsidRDefault="00000000" w:rsidRPr="00000000" w14:paraId="0000010D">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Regardless of age, no hashtags, captions, or actions in the picture may allude to anything related to Chi Omega if the use of alcohol is depicted.</w:t>
      </w:r>
    </w:p>
    <w:p w:rsidR="00000000" w:rsidDel="00000000" w:rsidP="00000000" w:rsidRDefault="00000000" w:rsidRPr="00000000" w14:paraId="0000010E">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any social media post deemed unbecoming of Chi Omega may be asked to be removed upon discretion of the executive board.</w:t>
      </w:r>
    </w:p>
    <w:p w:rsidR="00000000" w:rsidDel="00000000" w:rsidP="00000000" w:rsidRDefault="00000000" w:rsidRPr="00000000" w14:paraId="0000010F">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members shall refrain from posting pictures, videos, or slogans hinting at anything that may be considered offensive or politically incorrect.</w:t>
      </w:r>
    </w:p>
    <w:p w:rsidR="00000000" w:rsidDel="00000000" w:rsidP="00000000" w:rsidRDefault="00000000" w:rsidRPr="00000000" w14:paraId="00000110">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“Chi O Til I Die-O” and “Show me your hooties” is prohibited, along with other similar phrases deemed inappropriate or unbecoming of Chi Omega.</w:t>
      </w:r>
    </w:p>
    <w:p w:rsidR="00000000" w:rsidDel="00000000" w:rsidP="00000000" w:rsidRDefault="00000000" w:rsidRPr="00000000" w14:paraId="00000111">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Consequences</w:t>
      </w:r>
    </w:p>
    <w:p w:rsidR="00000000" w:rsidDel="00000000" w:rsidP="00000000" w:rsidRDefault="00000000" w:rsidRPr="00000000" w14:paraId="00000112">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email and a text message will be sent to the member, and the photo/video/slogan in question will be attached.</w:t>
      </w:r>
    </w:p>
    <w:p w:rsidR="00000000" w:rsidDel="00000000" w:rsidP="00000000" w:rsidRDefault="00000000" w:rsidRPr="00000000" w14:paraId="00000113">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photo/video/slogan must be removed within 12 hours of the notification.</w:t>
      </w:r>
    </w:p>
    <w:p w:rsidR="00000000" w:rsidDel="00000000" w:rsidP="00000000" w:rsidRDefault="00000000" w:rsidRPr="00000000" w14:paraId="00000114">
      <w:pPr>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member fails to remove the photo/video/slogan within 12 hours, a formal personnel meeting will be held.</w:t>
      </w:r>
    </w:p>
    <w:p w:rsidR="00000000" w:rsidDel="00000000" w:rsidP="00000000" w:rsidRDefault="00000000" w:rsidRPr="00000000" w14:paraId="00000115">
      <w:pPr>
        <w:numPr>
          <w:ilvl w:val="1"/>
          <w:numId w:val="14"/>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the third violation of this rule, the member will be issued a formal personnel meeting. A personnel meeting will be held regardless of notice to take down the post.</w:t>
      </w:r>
    </w:p>
    <w:p w:rsidR="00000000" w:rsidDel="00000000" w:rsidP="00000000" w:rsidRDefault="00000000" w:rsidRPr="00000000" w14:paraId="000001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2</w:t>
      </w:r>
      <w:r w:rsidDel="00000000" w:rsidR="00000000" w:rsidRPr="00000000">
        <w:rPr>
          <w:rFonts w:ascii="Times New Roman" w:cs="Times New Roman" w:eastAsia="Times New Roman" w:hAnsi="Times New Roman"/>
          <w:sz w:val="24"/>
          <w:szCs w:val="24"/>
          <w:rtl w:val="0"/>
        </w:rPr>
        <w:t xml:space="preserve">: Pin Attire</w:t>
      </w:r>
    </w:p>
    <w:p w:rsidR="00000000" w:rsidDel="00000000" w:rsidP="00000000" w:rsidRDefault="00000000" w:rsidRPr="00000000" w14:paraId="00000117">
      <w:pPr>
        <w:numPr>
          <w:ilvl w:val="0"/>
          <w:numId w:val="38"/>
        </w:numPr>
        <w:spacing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pin attire is limited to business attire including dresses, skirts, professional slacks,</w:t>
      </w:r>
      <w:del w:author="Diana Ilie" w:id="24" w:date="2024-04-16T00:18:12Z">
        <w:r w:rsidDel="00000000" w:rsidR="00000000" w:rsidRPr="00000000">
          <w:rPr>
            <w:rFonts w:ascii="Times New Roman" w:cs="Times New Roman" w:eastAsia="Times New Roman" w:hAnsi="Times New Roman"/>
            <w:sz w:val="24"/>
            <w:szCs w:val="24"/>
            <w:rtl w:val="0"/>
          </w:rPr>
          <w:delText xml:space="preserve"> and </w:delText>
        </w:r>
      </w:del>
      <w:r w:rsidDel="00000000" w:rsidR="00000000" w:rsidRPr="00000000">
        <w:rPr>
          <w:rFonts w:ascii="Times New Roman" w:cs="Times New Roman" w:eastAsia="Times New Roman" w:hAnsi="Times New Roman"/>
          <w:sz w:val="24"/>
          <w:szCs w:val="24"/>
          <w:rtl w:val="0"/>
        </w:rPr>
        <w:t xml:space="preserve">appropriate shoes</w:t>
      </w:r>
      <w:ins w:author="Diana Ilie" w:id="25" w:date="2024-04-16T00:17:39Z">
        <w:r w:rsidDel="00000000" w:rsidR="00000000" w:rsidRPr="00000000">
          <w:rPr>
            <w:rFonts w:ascii="Times New Roman" w:cs="Times New Roman" w:eastAsia="Times New Roman" w:hAnsi="Times New Roman"/>
            <w:sz w:val="24"/>
            <w:szCs w:val="24"/>
            <w:rtl w:val="0"/>
          </w:rPr>
          <w:t xml:space="preserve">, and fashion sneakers</w:t>
        </w:r>
      </w:ins>
      <w:r w:rsidDel="00000000" w:rsidR="00000000" w:rsidRPr="00000000">
        <w:rPr>
          <w:rFonts w:ascii="Times New Roman" w:cs="Times New Roman" w:eastAsia="Times New Roman" w:hAnsi="Times New Roman"/>
          <w:sz w:val="24"/>
          <w:szCs w:val="24"/>
          <w:rtl w:val="0"/>
        </w:rPr>
        <w:t xml:space="preserve">. Cowboy boots, sneakers, flip flops, outdoor sandals, Birkenstocks, denim pants and skirts, and pants with more than four pockets (two in the front, two in the back) are prohibited.</w:t>
      </w:r>
    </w:p>
    <w:p w:rsidR="00000000" w:rsidDel="00000000" w:rsidP="00000000" w:rsidRDefault="00000000" w:rsidRPr="00000000" w14:paraId="00000118">
      <w:pPr>
        <w:numPr>
          <w:ilvl w:val="0"/>
          <w:numId w:val="38"/>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informal attire may be determined at the discretion of the Executive Board.</w:t>
      </w:r>
    </w:p>
    <w:p w:rsidR="00000000" w:rsidDel="00000000" w:rsidP="00000000" w:rsidRDefault="00000000" w:rsidRPr="00000000" w14:paraId="000001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3:</w:t>
      </w:r>
      <w:r w:rsidDel="00000000" w:rsidR="00000000" w:rsidRPr="00000000">
        <w:rPr>
          <w:rFonts w:ascii="Times New Roman" w:cs="Times New Roman" w:eastAsia="Times New Roman" w:hAnsi="Times New Roman"/>
          <w:sz w:val="24"/>
          <w:szCs w:val="24"/>
          <w:rtl w:val="0"/>
        </w:rPr>
        <w:t xml:space="preserve"> Leadership Positions</w:t>
      </w:r>
    </w:p>
    <w:p w:rsidR="00000000" w:rsidDel="00000000" w:rsidP="00000000" w:rsidRDefault="00000000" w:rsidRPr="00000000" w14:paraId="0000011A">
      <w:pPr>
        <w:numPr>
          <w:ilvl w:val="0"/>
          <w:numId w:val="1"/>
        </w:numPr>
        <w:spacing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Chapter's Cardinal Cabinet structure shall include the following chair/leaders positions:</w:t>
      </w:r>
    </w:p>
    <w:p w:rsidR="00000000" w:rsidDel="00000000" w:rsidP="00000000" w:rsidRDefault="00000000" w:rsidRPr="00000000" w14:paraId="0000011B">
      <w:pPr>
        <w:numPr>
          <w:ilvl w:val="1"/>
          <w:numId w:val="1"/>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Sisterhood Director</w:t>
      </w:r>
    </w:p>
    <w:p w:rsidR="00000000" w:rsidDel="00000000" w:rsidP="00000000" w:rsidRDefault="00000000" w:rsidRPr="00000000" w14:paraId="0000011C">
      <w:pPr>
        <w:numPr>
          <w:ilvl w:val="1"/>
          <w:numId w:val="1"/>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and Personal Development Director</w:t>
      </w:r>
    </w:p>
    <w:p w:rsidR="00000000" w:rsidDel="00000000" w:rsidP="00000000" w:rsidRDefault="00000000" w:rsidRPr="00000000" w14:paraId="0000011D">
      <w:pPr>
        <w:numPr>
          <w:ilvl w:val="1"/>
          <w:numId w:val="1"/>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Wish Chair</w:t>
      </w:r>
    </w:p>
    <w:p w:rsidR="00000000" w:rsidDel="00000000" w:rsidP="00000000" w:rsidRDefault="00000000" w:rsidRPr="00000000" w14:paraId="0000011E">
      <w:pPr>
        <w:numPr>
          <w:ilvl w:val="1"/>
          <w:numId w:val="1"/>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Philanthropy + Together Women Rise Chair</w:t>
      </w:r>
    </w:p>
    <w:p w:rsidR="00000000" w:rsidDel="00000000" w:rsidP="00000000" w:rsidRDefault="00000000" w:rsidRPr="00000000" w14:paraId="0000011F">
      <w:pPr>
        <w:numPr>
          <w:ilvl w:val="1"/>
          <w:numId w:val="1"/>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Activities Director + Intramurals</w:t>
      </w:r>
      <w:ins w:author="Diana Ilie" w:id="26" w:date="2024-04-16T00:31:48Z">
        <w:r w:rsidDel="00000000" w:rsidR="00000000" w:rsidRPr="00000000">
          <w:rPr>
            <w:rFonts w:ascii="Times New Roman" w:cs="Times New Roman" w:eastAsia="Times New Roman" w:hAnsi="Times New Roman"/>
            <w:sz w:val="24"/>
            <w:szCs w:val="24"/>
            <w:rtl w:val="0"/>
          </w:rPr>
          <w:t xml:space="preserve"> + Moms Weekend/Dads Day</w:t>
        </w:r>
      </w:ins>
      <w:r w:rsidDel="00000000" w:rsidR="00000000" w:rsidRPr="00000000">
        <w:rPr>
          <w:rtl w:val="0"/>
        </w:rPr>
      </w:r>
    </w:p>
    <w:p w:rsidR="00000000" w:rsidDel="00000000" w:rsidP="00000000" w:rsidRDefault="00000000" w:rsidRPr="00000000" w14:paraId="00000120">
      <w:pPr>
        <w:numPr>
          <w:ilvl w:val="1"/>
          <w:numId w:val="1"/>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Director</w:t>
      </w:r>
    </w:p>
    <w:p w:rsidR="00000000" w:rsidDel="00000000" w:rsidP="00000000" w:rsidRDefault="00000000" w:rsidRPr="00000000" w14:paraId="00000121">
      <w:pPr>
        <w:numPr>
          <w:ilvl w:val="1"/>
          <w:numId w:val="1"/>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Director</w:t>
      </w:r>
    </w:p>
    <w:p w:rsidR="00000000" w:rsidDel="00000000" w:rsidP="00000000" w:rsidRDefault="00000000" w:rsidRPr="00000000" w14:paraId="00000122">
      <w:pPr>
        <w:numPr>
          <w:ilvl w:val="1"/>
          <w:numId w:val="1"/>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Director + Alumni Relations and Newsletter</w:t>
      </w:r>
    </w:p>
    <w:p w:rsidR="00000000" w:rsidDel="00000000" w:rsidP="00000000" w:rsidRDefault="00000000" w:rsidRPr="00000000" w14:paraId="00000123">
      <w:pPr>
        <w:numPr>
          <w:ilvl w:val="1"/>
          <w:numId w:val="1"/>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DEI Director</w:t>
      </w:r>
    </w:p>
    <w:p w:rsidR="00000000" w:rsidDel="00000000" w:rsidP="00000000" w:rsidRDefault="00000000" w:rsidRPr="00000000" w14:paraId="00000124">
      <w:pPr>
        <w:numPr>
          <w:ilvl w:val="1"/>
          <w:numId w:val="1"/>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Chaplain</w:t>
        <w:br w:type="textWrapping"/>
      </w:r>
    </w:p>
    <w:p w:rsidR="00000000" w:rsidDel="00000000" w:rsidP="00000000" w:rsidRDefault="00000000" w:rsidRPr="00000000" w14:paraId="00000125">
      <w:pPr>
        <w:numPr>
          <w:ilvl w:val="0"/>
          <w:numId w:val="1"/>
        </w:numP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leadership positions may be created or diffused by the executive board (ex. Chaplain, t-shirt chair). By the discretion of the Director of Programming, these positions may be added or removed from Cardinal Cabinet meeting requirements.</w:t>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4</w:t>
      </w:r>
      <w:r w:rsidDel="00000000" w:rsidR="00000000" w:rsidRPr="00000000">
        <w:rPr>
          <w:rFonts w:ascii="Times New Roman" w:cs="Times New Roman" w:eastAsia="Times New Roman" w:hAnsi="Times New Roman"/>
          <w:sz w:val="24"/>
          <w:szCs w:val="24"/>
          <w:rtl w:val="0"/>
        </w:rPr>
        <w:t xml:space="preserve">: Attendance</w:t>
      </w:r>
    </w:p>
    <w:p w:rsidR="00000000" w:rsidDel="00000000" w:rsidP="00000000" w:rsidRDefault="00000000" w:rsidRPr="00000000" w14:paraId="00000127">
      <w:pPr>
        <w:numPr>
          <w:ilvl w:val="0"/>
          <w:numId w:val="7"/>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events include recruitment, recruitment workshops, initiation activities and shifts, philanthropy events, chapter meetings, officer slating, sisterhood retreats, Eleusinian, class experiences and other events determined mandatory by the Executive Board.</w:t>
      </w:r>
    </w:p>
    <w:p w:rsidR="00000000" w:rsidDel="00000000" w:rsidP="00000000" w:rsidRDefault="00000000" w:rsidRPr="00000000" w14:paraId="00000128">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Excused absences include but are not limited to:</w:t>
      </w:r>
    </w:p>
    <w:p w:rsidR="00000000" w:rsidDel="00000000" w:rsidP="00000000" w:rsidRDefault="00000000" w:rsidRPr="00000000" w14:paraId="00000129">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Illness</w:t>
      </w:r>
    </w:p>
    <w:p w:rsidR="00000000" w:rsidDel="00000000" w:rsidP="00000000" w:rsidRDefault="00000000" w:rsidRPr="00000000" w14:paraId="0000012A">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 in the family</w:t>
      </w:r>
    </w:p>
    <w:p w:rsidR="00000000" w:rsidDel="00000000" w:rsidP="00000000" w:rsidRDefault="00000000" w:rsidRPr="00000000" w14:paraId="0000012B">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Religious observations</w:t>
      </w:r>
    </w:p>
    <w:p w:rsidR="00000000" w:rsidDel="00000000" w:rsidP="00000000" w:rsidRDefault="00000000" w:rsidRPr="00000000" w14:paraId="0000012C">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Varsity athletics</w:t>
      </w:r>
    </w:p>
    <w:p w:rsidR="00000000" w:rsidDel="00000000" w:rsidP="00000000" w:rsidRDefault="00000000" w:rsidRPr="00000000" w14:paraId="0000012D">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 pre-approved by the G.K.A.</w:t>
      </w:r>
    </w:p>
    <w:p w:rsidR="00000000" w:rsidDel="00000000" w:rsidP="00000000" w:rsidRDefault="00000000" w:rsidRPr="00000000" w14:paraId="0000012E">
      <w:pPr>
        <w:numPr>
          <w:ilvl w:val="1"/>
          <w:numId w:val="7"/>
        </w:numPr>
        <w:spacing w:line="240" w:lineRule="auto"/>
        <w:ind w:left="1440" w:hanging="360"/>
        <w:rPr>
          <w:ins w:author="Diana Ilie" w:id="27" w:date="2024-04-16T00:22:49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classes</w:t>
      </w:r>
      <w:ins w:author="Diana Ilie" w:id="27" w:date="2024-04-16T00:22:49Z">
        <w:r w:rsidDel="00000000" w:rsidR="00000000" w:rsidRPr="00000000">
          <w:rPr>
            <w:rtl w:val="0"/>
          </w:rPr>
        </w:r>
      </w:ins>
    </w:p>
    <w:p w:rsidR="00000000" w:rsidDel="00000000" w:rsidP="00000000" w:rsidRDefault="00000000" w:rsidRPr="00000000" w14:paraId="0000012F">
      <w:pPr>
        <w:numPr>
          <w:ilvl w:val="1"/>
          <w:numId w:val="7"/>
        </w:numPr>
        <w:spacing w:line="240" w:lineRule="auto"/>
        <w:ind w:left="1440" w:hanging="360"/>
        <w:rPr>
          <w:rFonts w:ascii="Times New Roman" w:cs="Times New Roman" w:eastAsia="Times New Roman" w:hAnsi="Times New Roman"/>
          <w:sz w:val="24"/>
          <w:szCs w:val="24"/>
          <w:u w:val="none"/>
          <w:rPrChange w:author="Diana Ilie" w:id="28" w:date="2024-04-16T00:22:49Z">
            <w:rPr>
              <w:rFonts w:ascii="Times New Roman" w:cs="Times New Roman" w:eastAsia="Times New Roman" w:hAnsi="Times New Roman"/>
              <w:sz w:val="24"/>
              <w:szCs w:val="24"/>
            </w:rPr>
          </w:rPrChange>
        </w:rPr>
        <w:pPrChange w:author="Diana Ilie" w:id="0" w:date="2024-04-16T00:22:49Z">
          <w:pPr>
            <w:numPr>
              <w:ilvl w:val="1"/>
              <w:numId w:val="7"/>
            </w:numPr>
            <w:spacing w:line="240" w:lineRule="auto"/>
            <w:ind w:left="1440" w:hanging="360"/>
          </w:pPr>
        </w:pPrChange>
      </w:pPr>
      <w:ins w:author="Diana Ilie" w:id="27" w:date="2024-04-16T00:22:49Z">
        <w:r w:rsidDel="00000000" w:rsidR="00000000" w:rsidRPr="00000000">
          <w:rPr>
            <w:rFonts w:ascii="Times New Roman" w:cs="Times New Roman" w:eastAsia="Times New Roman" w:hAnsi="Times New Roman"/>
            <w:sz w:val="24"/>
            <w:szCs w:val="24"/>
            <w:rtl w:val="0"/>
          </w:rPr>
          <w:t xml:space="preserve">Group projects (proof of meeting agreement required)</w:t>
        </w:r>
      </w:ins>
      <w:r w:rsidDel="00000000" w:rsidR="00000000" w:rsidRPr="00000000">
        <w:rPr>
          <w:rtl w:val="0"/>
        </w:rPr>
      </w:r>
    </w:p>
    <w:p w:rsidR="00000000" w:rsidDel="00000000" w:rsidP="00000000" w:rsidRDefault="00000000" w:rsidRPr="00000000" w14:paraId="00000130">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 conflict (Excluding recruitment workshops, slating, chapter, and Recruitment)</w:t>
      </w:r>
    </w:p>
    <w:p w:rsidR="00000000" w:rsidDel="00000000" w:rsidP="00000000" w:rsidRDefault="00000000" w:rsidRPr="00000000" w14:paraId="00000131">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interviews</w:t>
      </w:r>
    </w:p>
    <w:p w:rsidR="00000000" w:rsidDel="00000000" w:rsidP="00000000" w:rsidRDefault="00000000" w:rsidRPr="00000000" w14:paraId="00000132">
      <w:pPr>
        <w:numPr>
          <w:ilvl w:val="0"/>
          <w:numId w:val="7"/>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first unexcused absence of a mandatory event, the member will be required to have a personnel meeting. The second unexcused absence will result in the loss of voice and vote in chapter and a Personnel Board meeting. The third unexcused absence will result in appropriate action by the Personnel Board.</w:t>
      </w:r>
    </w:p>
    <w:p w:rsidR="00000000" w:rsidDel="00000000" w:rsidP="00000000" w:rsidRDefault="00000000" w:rsidRPr="00000000" w14:paraId="000001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5</w:t>
      </w:r>
      <w:r w:rsidDel="00000000" w:rsidR="00000000" w:rsidRPr="00000000">
        <w:rPr>
          <w:rFonts w:ascii="Times New Roman" w:cs="Times New Roman" w:eastAsia="Times New Roman" w:hAnsi="Times New Roman"/>
          <w:sz w:val="24"/>
          <w:szCs w:val="24"/>
          <w:rtl w:val="0"/>
        </w:rPr>
        <w:t xml:space="preserve">: Fines</w:t>
      </w:r>
    </w:p>
    <w:p w:rsidR="00000000" w:rsidDel="00000000" w:rsidP="00000000" w:rsidRDefault="00000000" w:rsidRPr="00000000" w14:paraId="00000134">
      <w:pPr>
        <w:numPr>
          <w:ilvl w:val="0"/>
          <w:numId w:val="4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Fines for missing mandatory events include:</w:t>
      </w:r>
    </w:p>
    <w:p w:rsidR="00000000" w:rsidDel="00000000" w:rsidP="00000000" w:rsidRDefault="00000000" w:rsidRPr="00000000" w14:paraId="0000013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workshops                                                                     $20/day</w:t>
      </w:r>
    </w:p>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$75/day</w:t>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Prelude                                                                                                $20</w:t>
      </w:r>
    </w:p>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Myth Night (for new members and seniors)</w:t>
        <w:tab/>
        <w:tab/>
        <w:tab/>
        <w:tab/>
        <w:t xml:space="preserve">$20</w:t>
      </w:r>
    </w:p>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Initiation                                                                                          </w:t>
        <w:tab/>
        <w:t xml:space="preserve">$25/one completed round</w:t>
      </w:r>
    </w:p>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Initiation                                                                                  $25</w:t>
      </w:r>
    </w:p>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Philanthropy Events                                                                       </w:t>
        <w:tab/>
        <w:t xml:space="preserve">$20 to MAW</w:t>
      </w:r>
    </w:p>
    <w:p w:rsidR="00000000" w:rsidDel="00000000" w:rsidP="00000000" w:rsidRDefault="00000000" w:rsidRPr="00000000" w14:paraId="0000013C">
      <w:pPr>
        <w:spacing w:line="240" w:lineRule="auto"/>
        <w:rPr>
          <w:del w:author="Diana Ilie" w:id="29" w:date="2024-04-16T00:24:36Z"/>
          <w:rFonts w:ascii="Times New Roman" w:cs="Times New Roman" w:eastAsia="Times New Roman" w:hAnsi="Times New Roman"/>
          <w:sz w:val="24"/>
          <w:szCs w:val="24"/>
        </w:rPr>
      </w:pPr>
      <w:del w:author="Diana Ilie" w:id="29" w:date="2024-04-16T00:24:36Z">
        <w:r w:rsidDel="00000000" w:rsidR="00000000" w:rsidRPr="00000000">
          <w:rPr>
            <w:rFonts w:ascii="Times New Roman" w:cs="Times New Roman" w:eastAsia="Times New Roman" w:hAnsi="Times New Roman"/>
            <w:sz w:val="24"/>
            <w:szCs w:val="24"/>
            <w:rtl w:val="0"/>
          </w:rPr>
          <w:delText xml:space="preserve">Relay for Life                                                                                 </w:delText>
          <w:tab/>
          <w:delText xml:space="preserve">$20 to our Relay Team</w:delText>
        </w:r>
      </w:del>
    </w:p>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Meetings </w:t>
        <w:tab/>
        <w:tab/>
        <w:tab/>
        <w:tab/>
        <w:tab/>
        <w:t xml:space="preserve">                      </w:t>
        <w:tab/>
        <w:t xml:space="preserve">Work Fine or $20</w:t>
      </w:r>
    </w:p>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Officer Slating                                                                                    $50</w:t>
      </w:r>
    </w:p>
    <w:p w:rsidR="00000000" w:rsidDel="00000000" w:rsidP="00000000" w:rsidRDefault="00000000" w:rsidRPr="00000000" w14:paraId="000001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Sisterhood Retreat                                                                              Work Fine</w:t>
      </w:r>
    </w:p>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Eleusinian</w:t>
        <w:tab/>
        <w:tab/>
        <w:tab/>
        <w:tab/>
        <w:tab/>
        <w:tab/>
        <w:tab/>
        <w:tab/>
        <w:t xml:space="preserve">Work Fine</w:t>
      </w:r>
    </w:p>
    <w:p w:rsidR="00000000" w:rsidDel="00000000" w:rsidP="00000000" w:rsidRDefault="00000000" w:rsidRPr="00000000" w14:paraId="0000014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Experience</w:t>
        <w:tab/>
        <w:tab/>
        <w:tab/>
        <w:tab/>
        <w:tab/>
        <w:tab/>
        <w:tab/>
        <w:t xml:space="preserve">Work Fine</w:t>
      </w:r>
    </w:p>
    <w:p w:rsidR="00000000" w:rsidDel="00000000" w:rsidP="00000000" w:rsidRDefault="00000000" w:rsidRPr="00000000" w14:paraId="00000142">
      <w:pPr>
        <w:numPr>
          <w:ilvl w:val="0"/>
          <w:numId w:val="41"/>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monetary fines must be paid in full before the member can attend another social function.</w:t>
      </w:r>
    </w:p>
    <w:p w:rsidR="00000000" w:rsidDel="00000000" w:rsidP="00000000" w:rsidRDefault="00000000" w:rsidRPr="00000000" w14:paraId="00000143">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term, incomplete work fines will be converted into $20 monetary fines.</w:t>
      </w:r>
    </w:p>
    <w:p w:rsidR="00000000" w:rsidDel="00000000" w:rsidP="00000000" w:rsidRDefault="00000000" w:rsidRPr="00000000" w14:paraId="00000144">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shall be a limit of two (2) work fines and then a subsequent personnel meeting to assess circumstances for monetary fines, as deemed appropriate by the Personnel Board.</w:t>
      </w:r>
    </w:p>
    <w:p w:rsidR="00000000" w:rsidDel="00000000" w:rsidP="00000000" w:rsidRDefault="00000000" w:rsidRPr="00000000" w14:paraId="000001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6</w:t>
      </w:r>
      <w:r w:rsidDel="00000000" w:rsidR="00000000" w:rsidRPr="00000000">
        <w:rPr>
          <w:rFonts w:ascii="Times New Roman" w:cs="Times New Roman" w:eastAsia="Times New Roman" w:hAnsi="Times New Roman"/>
          <w:sz w:val="24"/>
          <w:szCs w:val="24"/>
          <w:rtl w:val="0"/>
        </w:rPr>
        <w:t xml:space="preserve">: Payment</w:t>
      </w:r>
    </w:p>
    <w:p w:rsidR="00000000" w:rsidDel="00000000" w:rsidP="00000000" w:rsidRDefault="00000000" w:rsidRPr="00000000" w14:paraId="00000146">
      <w:pPr>
        <w:numPr>
          <w:ilvl w:val="0"/>
          <w:numId w:val="25"/>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will receive exactly 2 reminders from the G.N.V., one on the 5th and one on the 10th, after which dues are due on the 15th of each month. Late fees will begin the 16th at $5/day until dues are </w:t>
      </w:r>
      <w:r w:rsidDel="00000000" w:rsidR="00000000" w:rsidRPr="00000000">
        <w:rPr>
          <w:rFonts w:ascii="Times New Roman" w:cs="Times New Roman" w:eastAsia="Times New Roman" w:hAnsi="Times New Roman"/>
          <w:b w:val="1"/>
          <w:sz w:val="24"/>
          <w:szCs w:val="24"/>
          <w:rtl w:val="0"/>
        </w:rPr>
        <w:t xml:space="preserve">received </w:t>
      </w:r>
      <w:r w:rsidDel="00000000" w:rsidR="00000000" w:rsidRPr="00000000">
        <w:rPr>
          <w:rFonts w:ascii="Times New Roman" w:cs="Times New Roman" w:eastAsia="Times New Roman" w:hAnsi="Times New Roman"/>
          <w:sz w:val="24"/>
          <w:szCs w:val="24"/>
          <w:rtl w:val="0"/>
        </w:rPr>
        <w:t xml:space="preserve">according to BillHighway unless you arrange an exception with the G.N.V.  In addition, on the 16th, you will receive an email from the personnel chair to arrange a formal personnel meeting in the event that dues are not immediately paid.</w:t>
      </w:r>
    </w:p>
    <w:p w:rsidR="00000000" w:rsidDel="00000000" w:rsidP="00000000" w:rsidRDefault="00000000" w:rsidRPr="00000000" w14:paraId="00000147">
      <w:pPr>
        <w:numPr>
          <w:ilvl w:val="1"/>
          <w:numId w:val="2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may be asked to sign a promissory note for the delinquent amount.  At the time the note is signed, the member must set a date when the delinquency will be paid with the G.N.V. Failure to meet this agreement will result in revocation of membership.</w:t>
      </w:r>
    </w:p>
    <w:p w:rsidR="00000000" w:rsidDel="00000000" w:rsidP="00000000" w:rsidRDefault="00000000" w:rsidRPr="00000000" w14:paraId="00000148">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Promissory notes must be paid upon completion of each term. All outstanding fees or dues must be paid by the end of the academic year.</w:t>
      </w:r>
    </w:p>
    <w:p w:rsidR="00000000" w:rsidDel="00000000" w:rsidP="00000000" w:rsidRDefault="00000000" w:rsidRPr="00000000" w14:paraId="000001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7</w:t>
      </w:r>
      <w:r w:rsidDel="00000000" w:rsidR="00000000" w:rsidRPr="00000000">
        <w:rPr>
          <w:rFonts w:ascii="Times New Roman" w:cs="Times New Roman" w:eastAsia="Times New Roman" w:hAnsi="Times New Roman"/>
          <w:sz w:val="24"/>
          <w:szCs w:val="24"/>
          <w:rtl w:val="0"/>
        </w:rPr>
        <w:t xml:space="preserve">: Points</w:t>
      </w:r>
    </w:p>
    <w:p w:rsidR="00000000" w:rsidDel="00000000" w:rsidP="00000000" w:rsidRDefault="00000000" w:rsidRPr="00000000" w14:paraId="0000014A">
      <w:pPr>
        <w:numPr>
          <w:ilvl w:val="0"/>
          <w:numId w:val="39"/>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points required to attend social functions will be determined by the Executive Board and must be </w:t>
      </w:r>
      <w:r w:rsidDel="00000000" w:rsidR="00000000" w:rsidRPr="00000000">
        <w:rPr>
          <w:rFonts w:ascii="Times New Roman" w:cs="Times New Roman" w:eastAsia="Times New Roman" w:hAnsi="Times New Roman"/>
          <w:sz w:val="24"/>
          <w:szCs w:val="24"/>
          <w:rtl w:val="0"/>
        </w:rPr>
        <w:t xml:space="preserve">relayed</w:t>
      </w:r>
      <w:r w:rsidDel="00000000" w:rsidR="00000000" w:rsidRPr="00000000">
        <w:rPr>
          <w:rFonts w:ascii="Times New Roman" w:cs="Times New Roman" w:eastAsia="Times New Roman" w:hAnsi="Times New Roman"/>
          <w:sz w:val="24"/>
          <w:szCs w:val="24"/>
          <w:rtl w:val="0"/>
        </w:rPr>
        <w:t xml:space="preserve"> to chapter as early as possible within a given semester.</w:t>
      </w:r>
    </w:p>
    <w:p w:rsidR="00000000" w:rsidDel="00000000" w:rsidP="00000000" w:rsidRDefault="00000000" w:rsidRPr="00000000" w14:paraId="0000014B">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Point Categories are</w:t>
      </w:r>
    </w:p>
    <w:p w:rsidR="00000000" w:rsidDel="00000000" w:rsidP="00000000" w:rsidRDefault="00000000" w:rsidRPr="00000000" w14:paraId="0000014C">
      <w:pPr>
        <w:numPr>
          <w:ilvl w:val="1"/>
          <w:numId w:val="3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Sisterhood</w:t>
      </w:r>
    </w:p>
    <w:p w:rsidR="00000000" w:rsidDel="00000000" w:rsidP="00000000" w:rsidRDefault="00000000" w:rsidRPr="00000000" w14:paraId="0000014D">
      <w:pPr>
        <w:numPr>
          <w:ilvl w:val="1"/>
          <w:numId w:val="3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Campus Activities</w:t>
      </w:r>
    </w:p>
    <w:p w:rsidR="00000000" w:rsidDel="00000000" w:rsidP="00000000" w:rsidRDefault="00000000" w:rsidRPr="00000000" w14:paraId="0000014E">
      <w:pPr>
        <w:numPr>
          <w:ilvl w:val="1"/>
          <w:numId w:val="3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Philanthropy</w:t>
      </w:r>
    </w:p>
    <w:p w:rsidR="00000000" w:rsidDel="00000000" w:rsidP="00000000" w:rsidRDefault="00000000" w:rsidRPr="00000000" w14:paraId="0000014F">
      <w:pPr>
        <w:numPr>
          <w:ilvl w:val="1"/>
          <w:numId w:val="3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w:t>
      </w:r>
    </w:p>
    <w:p w:rsidR="00000000" w:rsidDel="00000000" w:rsidP="00000000" w:rsidRDefault="00000000" w:rsidRPr="00000000" w14:paraId="00000150">
      <w:pPr>
        <w:numPr>
          <w:ilvl w:val="1"/>
          <w:numId w:val="3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Career and Personal Development</w:t>
      </w:r>
    </w:p>
    <w:p w:rsidR="00000000" w:rsidDel="00000000" w:rsidP="00000000" w:rsidRDefault="00000000" w:rsidRPr="00000000" w14:paraId="00000151">
      <w:pPr>
        <w:numPr>
          <w:ilvl w:val="1"/>
          <w:numId w:val="3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Women Rise</w:t>
      </w:r>
    </w:p>
    <w:p w:rsidR="00000000" w:rsidDel="00000000" w:rsidP="00000000" w:rsidRDefault="00000000" w:rsidRPr="00000000" w14:paraId="00000152">
      <w:pPr>
        <w:numPr>
          <w:ilvl w:val="1"/>
          <w:numId w:val="3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Scholarship</w:t>
      </w:r>
    </w:p>
    <w:p w:rsidR="00000000" w:rsidDel="00000000" w:rsidP="00000000" w:rsidRDefault="00000000" w:rsidRPr="00000000" w14:paraId="00000153">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Either-Or point opportunities are defined as points that could fulfill a point opportunity in </w:t>
      </w:r>
      <w:ins w:author="Diana Ilie" w:id="30" w:date="2024-04-16T00:27:34Z">
        <w:r w:rsidDel="00000000" w:rsidR="00000000" w:rsidRPr="00000000">
          <w:rPr>
            <w:rFonts w:ascii="Times New Roman" w:cs="Times New Roman" w:eastAsia="Times New Roman" w:hAnsi="Times New Roman"/>
            <w:sz w:val="24"/>
            <w:szCs w:val="24"/>
            <w:rtl w:val="0"/>
          </w:rPr>
          <w:t xml:space="preserve">one of two categories upon the member’s discretion. </w:t>
        </w:r>
      </w:ins>
      <w:del w:author="Diana Ilie" w:id="30" w:date="2024-04-16T00:27:34Z">
        <w:r w:rsidDel="00000000" w:rsidR="00000000" w:rsidRPr="00000000">
          <w:rPr>
            <w:rFonts w:ascii="Times New Roman" w:cs="Times New Roman" w:eastAsia="Times New Roman" w:hAnsi="Times New Roman"/>
            <w:sz w:val="24"/>
            <w:szCs w:val="24"/>
            <w:rtl w:val="0"/>
          </w:rPr>
          <w:delText xml:space="preserve">two one point in the preferred </w:delText>
        </w:r>
      </w:del>
      <w:ins w:author="Diana Ilie" w:id="30" w:date="2024-04-16T00:27:34Z">
        <w:del w:author="Diana Ilie" w:id="30" w:date="2024-04-16T00:27:34Z">
          <w:r w:rsidDel="00000000" w:rsidR="00000000" w:rsidRPr="00000000">
            <w:rPr>
              <w:rFonts w:ascii="Times New Roman" w:cs="Times New Roman" w:eastAsia="Times New Roman" w:hAnsi="Times New Roman"/>
              <w:sz w:val="24"/>
              <w:szCs w:val="24"/>
              <w:rtl w:val="0"/>
            </w:rPr>
            <w:delText xml:space="preserve">categories</w:delText>
          </w:r>
        </w:del>
      </w:ins>
      <w:del w:author="Diana Ilie" w:id="30" w:date="2024-04-16T00:27:34Z">
        <w:r w:rsidDel="00000000" w:rsidR="00000000" w:rsidRPr="00000000">
          <w:rPr>
            <w:rFonts w:ascii="Times New Roman" w:cs="Times New Roman" w:eastAsia="Times New Roman" w:hAnsi="Times New Roman"/>
            <w:sz w:val="24"/>
            <w:szCs w:val="24"/>
            <w:rtl w:val="0"/>
          </w:rPr>
          <w:delText xml:space="preserve">category</w:delText>
        </w:r>
      </w:del>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4">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participating in a partial abroad program will fulfill a point requirement on a case-by-case basis at the discretion of the GKA.</w:t>
      </w:r>
    </w:p>
    <w:p w:rsidR="00000000" w:rsidDel="00000000" w:rsidP="00000000" w:rsidRDefault="00000000" w:rsidRPr="00000000" w14:paraId="00000155">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spring semester, seniors may earn the privilege of a reduced point requirement for Formal provided they:</w:t>
      </w:r>
    </w:p>
    <w:p w:rsidR="00000000" w:rsidDel="00000000" w:rsidP="00000000" w:rsidRDefault="00000000" w:rsidRPr="00000000" w14:paraId="00000156">
      <w:pPr>
        <w:numPr>
          <w:ilvl w:val="1"/>
          <w:numId w:val="3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accrue all points from the semester prior if they choose to attend the fall social functions</w:t>
      </w:r>
    </w:p>
    <w:p w:rsidR="00000000" w:rsidDel="00000000" w:rsidP="00000000" w:rsidRDefault="00000000" w:rsidRPr="00000000" w14:paraId="00000157">
      <w:pPr>
        <w:numPr>
          <w:ilvl w:val="1"/>
          <w:numId w:val="3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in good standing with the chapter.</w:t>
      </w:r>
    </w:p>
    <w:p w:rsidR="00000000" w:rsidDel="00000000" w:rsidP="00000000" w:rsidRDefault="00000000" w:rsidRPr="00000000" w14:paraId="000001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 8.</w:t>
      </w:r>
      <w:r w:rsidDel="00000000" w:rsidR="00000000" w:rsidRPr="00000000">
        <w:rPr>
          <w:rFonts w:ascii="Times New Roman" w:cs="Times New Roman" w:eastAsia="Times New Roman" w:hAnsi="Times New Roman"/>
          <w:sz w:val="24"/>
          <w:szCs w:val="24"/>
          <w:rtl w:val="0"/>
        </w:rPr>
        <w:t xml:space="preserve"> Social</w:t>
      </w:r>
    </w:p>
    <w:p w:rsidR="00000000" w:rsidDel="00000000" w:rsidP="00000000" w:rsidRDefault="00000000" w:rsidRPr="00000000" w14:paraId="00000159">
      <w:pPr>
        <w:numPr>
          <w:ilvl w:val="0"/>
          <w:numId w:val="29"/>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Dates</w:t>
      </w:r>
    </w:p>
    <w:p w:rsidR="00000000" w:rsidDel="00000000" w:rsidP="00000000" w:rsidRDefault="00000000" w:rsidRPr="00000000" w14:paraId="0000015A">
      <w:pPr>
        <w:numPr>
          <w:ilvl w:val="1"/>
          <w:numId w:val="2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date is sent home from two functions within a year from the first time he/she was asked to leave, he/she will not be allowed back to Chi Omega functions (Must wait one full calendar year before date can return)</w:t>
      </w:r>
    </w:p>
    <w:p w:rsidR="00000000" w:rsidDel="00000000" w:rsidP="00000000" w:rsidRDefault="00000000" w:rsidRPr="00000000" w14:paraId="0000015B">
      <w:pPr>
        <w:numPr>
          <w:ilvl w:val="1"/>
          <w:numId w:val="2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members are permitted to bring disaffiliated members as a guest to Chi Omega social functions. </w:t>
      </w:r>
    </w:p>
    <w:p w:rsidR="00000000" w:rsidDel="00000000" w:rsidP="00000000" w:rsidRDefault="00000000" w:rsidRPr="00000000" w14:paraId="0000015C">
      <w:pPr>
        <w:numPr>
          <w:ilvl w:val="1"/>
          <w:numId w:val="2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Displedged members may attend Chi Omega events as a guest with the approval of the Executive Board.</w:t>
      </w:r>
    </w:p>
    <w:p w:rsidR="00000000" w:rsidDel="00000000" w:rsidP="00000000" w:rsidRDefault="00000000" w:rsidRPr="00000000" w14:paraId="0000015D">
      <w:pPr>
        <w:numPr>
          <w:ilvl w:val="1"/>
          <w:numId w:val="2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Guests must be at least 18 years of age unless deemed appropriate by the Executive Board.</w:t>
      </w:r>
    </w:p>
    <w:p w:rsidR="00000000" w:rsidDel="00000000" w:rsidP="00000000" w:rsidRDefault="00000000" w:rsidRPr="00000000" w14:paraId="0000015E">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 of Property: Any misbehavior by a Member, New Member, or guest that results in a monetary fine to the Fraternity is to be paid by the Member or New Member responsible for herself or her guest.</w:t>
      </w:r>
    </w:p>
    <w:p w:rsidR="00000000" w:rsidDel="00000000" w:rsidP="00000000" w:rsidRDefault="00000000" w:rsidRPr="00000000" w14:paraId="0000015F">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member must follow transportation guidelines as relayed by the Personnel Chair and Executive Board.</w:t>
      </w:r>
    </w:p>
    <w:p w:rsidR="00000000" w:rsidDel="00000000" w:rsidP="00000000" w:rsidRDefault="00000000" w:rsidRPr="00000000" w14:paraId="00000160">
      <w:pPr>
        <w:numPr>
          <w:ilvl w:val="0"/>
          <w:numId w:val="2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Chapter members will be asked to SPM voluntarily for events, in the event there are not enough volunteer SPMs then sophomores can be randomly picked to fulfill the required number. </w:t>
      </w:r>
    </w:p>
    <w:p w:rsidR="00000000" w:rsidDel="00000000" w:rsidP="00000000" w:rsidRDefault="00000000" w:rsidRPr="00000000" w14:paraId="00000161">
      <w:pPr>
        <w:numPr>
          <w:ilvl w:val="1"/>
          <w:numId w:val="2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member is asked to leave a function, she will be required to serve as an SPM for the following event. Other sanctions are determined by the personnel board.</w:t>
      </w:r>
    </w:p>
    <w:p w:rsidR="00000000" w:rsidDel="00000000" w:rsidP="00000000" w:rsidRDefault="00000000" w:rsidRPr="00000000" w14:paraId="00000162">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member who fails to follow behavioral guidelines as specified by Chi Omega’s national rules and policies, Epsilon Lambda’s rules and policies, and Furman Panhellenic’s rules and policies will meet with the personnel board.</w:t>
      </w:r>
    </w:p>
    <w:p w:rsidR="00000000" w:rsidDel="00000000" w:rsidP="00000000" w:rsidRDefault="00000000" w:rsidRPr="00000000" w14:paraId="000001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upperLetter"/>
      <w:lvlText w:val="%2."/>
      <w:lvlJc w:val="left"/>
      <w:pPr>
        <w:ind w:left="930" w:hanging="480"/>
      </w:pPr>
      <w:rPr>
        <w:color w:val="00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highlight w:val="yellow"/>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highlight w:val="yellow"/>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highlight w:val="yellow"/>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5">
    <w:lvl w:ilvl="0">
      <w:start w:val="1"/>
      <w:numFmt w:val="upperLetter"/>
      <w:lvlText w:val="%1."/>
      <w:lvlJc w:val="left"/>
      <w:pPr>
        <w:ind w:left="720" w:hanging="360"/>
      </w:pPr>
      <w:rPr>
        <w:highlight w:val="yellow"/>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7">
    <w:lvl w:ilvl="0">
      <w:start w:val="1"/>
      <w:numFmt w:val="upperLetter"/>
      <w:lvlText w:val="%1."/>
      <w:lvlJc w:val="left"/>
      <w:pPr>
        <w:ind w:left="720" w:hanging="360"/>
      </w:pPr>
      <w:rPr>
        <w:highlight w:val="yellow"/>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upperLetter"/>
      <w:lvlText w:val="%1."/>
      <w:lvlJc w:val="left"/>
      <w:pPr>
        <w:ind w:left="720" w:hanging="360"/>
      </w:pPr>
      <w:rPr>
        <w:highlight w:val="yellow"/>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upperLetter"/>
      <w:lvlText w:val="%1."/>
      <w:lvlJc w:val="left"/>
      <w:pPr>
        <w:ind w:left="720" w:hanging="360"/>
      </w:pPr>
      <w:rPr>
        <w:highlight w:val="yellow"/>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upperLetter"/>
      <w:lvlText w:val="%1."/>
      <w:lvlJc w:val="left"/>
      <w:pPr>
        <w:ind w:left="720" w:hanging="360"/>
      </w:pPr>
      <w:rPr>
        <w:highlight w:val="yellow"/>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xcuses.chio@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