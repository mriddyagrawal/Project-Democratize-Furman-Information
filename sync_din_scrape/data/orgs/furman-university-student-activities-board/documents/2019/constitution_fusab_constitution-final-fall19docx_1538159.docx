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2B27A3E3" w:rsidR="00E77213" w:rsidRDefault="0045697C">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Constitution of the Furman University Student Activities Board</w:t>
      </w:r>
    </w:p>
    <w:p w14:paraId="00000002" w14:textId="395E9A43" w:rsidR="00E77213" w:rsidRDefault="0045697C">
      <w:pPr>
        <w:jc w:val="center"/>
        <w:rPr>
          <w:rFonts w:ascii="Times New Roman" w:eastAsia="Times New Roman" w:hAnsi="Times New Roman" w:cs="Times New Roman"/>
          <w:i/>
          <w:sz w:val="24"/>
          <w:szCs w:val="24"/>
        </w:rPr>
      </w:pPr>
      <w:r w:rsidRPr="005A2003">
        <w:rPr>
          <w:rFonts w:ascii="Times New Roman" w:eastAsia="Times New Roman" w:hAnsi="Times New Roman" w:cs="Times New Roman"/>
          <w:i/>
          <w:sz w:val="24"/>
          <w:szCs w:val="24"/>
        </w:rPr>
        <w:t xml:space="preserve">(Last Updated </w:t>
      </w:r>
      <w:r w:rsidR="009A0BE7">
        <w:rPr>
          <w:rFonts w:ascii="Times New Roman" w:eastAsia="Times New Roman" w:hAnsi="Times New Roman" w:cs="Times New Roman"/>
          <w:i/>
          <w:sz w:val="24"/>
          <w:szCs w:val="24"/>
        </w:rPr>
        <w:t>October 29</w:t>
      </w:r>
      <w:r w:rsidRPr="005A2003">
        <w:rPr>
          <w:rFonts w:ascii="Times New Roman" w:eastAsia="Times New Roman" w:hAnsi="Times New Roman" w:cs="Times New Roman"/>
          <w:i/>
          <w:sz w:val="24"/>
          <w:szCs w:val="24"/>
        </w:rPr>
        <w:t>, 201</w:t>
      </w:r>
      <w:r w:rsidR="005A2003" w:rsidRPr="005A2003">
        <w:rPr>
          <w:rFonts w:ascii="Times New Roman" w:eastAsia="Times New Roman" w:hAnsi="Times New Roman" w:cs="Times New Roman"/>
          <w:i/>
          <w:sz w:val="24"/>
          <w:szCs w:val="24"/>
        </w:rPr>
        <w:t>9</w:t>
      </w:r>
      <w:r w:rsidRPr="005A2003">
        <w:rPr>
          <w:rFonts w:ascii="Times New Roman" w:eastAsia="Times New Roman" w:hAnsi="Times New Roman" w:cs="Times New Roman"/>
          <w:i/>
          <w:sz w:val="24"/>
          <w:szCs w:val="24"/>
        </w:rPr>
        <w:t>)</w:t>
      </w:r>
    </w:p>
    <w:p w14:paraId="00000003" w14:textId="77777777" w:rsidR="00E77213" w:rsidRDefault="00E77213">
      <w:pPr>
        <w:jc w:val="center"/>
        <w:rPr>
          <w:rFonts w:ascii="Times New Roman" w:eastAsia="Times New Roman" w:hAnsi="Times New Roman" w:cs="Times New Roman"/>
          <w:i/>
          <w:sz w:val="24"/>
          <w:szCs w:val="24"/>
        </w:rPr>
      </w:pPr>
    </w:p>
    <w:p w14:paraId="00000004"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The Organization will be called the Furman University Student Activities Board </w:t>
      </w:r>
      <w:bookmarkStart w:id="0" w:name="_GoBack"/>
      <w:r>
        <w:rPr>
          <w:rFonts w:ascii="Times New Roman" w:eastAsia="Times New Roman" w:hAnsi="Times New Roman" w:cs="Times New Roman"/>
          <w:b/>
          <w:sz w:val="24"/>
          <w:szCs w:val="24"/>
        </w:rPr>
        <w:t>(FUSAB).</w:t>
      </w:r>
    </w:p>
    <w:bookmarkEnd w:id="0"/>
    <w:p w14:paraId="00000005" w14:textId="77777777" w:rsidR="00E77213" w:rsidRDefault="00E77213">
      <w:pPr>
        <w:rPr>
          <w:rFonts w:ascii="Times New Roman" w:eastAsia="Times New Roman" w:hAnsi="Times New Roman" w:cs="Times New Roman"/>
          <w:b/>
          <w:sz w:val="24"/>
          <w:szCs w:val="24"/>
        </w:rPr>
      </w:pPr>
    </w:p>
    <w:p w14:paraId="00000006"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Purpose</w:t>
      </w:r>
    </w:p>
    <w:p w14:paraId="00000007"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FUSAB will be to serve the students by planning, coordinating, and executing social activities for the Furman student body.  The specific goals of FUSAB will be to:</w:t>
      </w:r>
    </w:p>
    <w:p w14:paraId="00000008"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Assist in creating a positive social atmosphere among Furman students.</w:t>
      </w:r>
    </w:p>
    <w:p w14:paraId="00000009"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 Pursue open and friendly relationships with other student organizations.</w:t>
      </w:r>
    </w:p>
    <w:p w14:paraId="0000000A" w14:textId="77777777"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 Ensure that the board is constantly seeking improvement for its programs in order to meet the needs of an increasingly diverse student body.</w:t>
      </w:r>
    </w:p>
    <w:p w14:paraId="0000000B" w14:textId="77777777"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 Ensure that a spirit of shared responsibility permeates through its members, meetings, and events.</w:t>
      </w:r>
    </w:p>
    <w:p w14:paraId="0000000C" w14:textId="77777777" w:rsidR="00E77213" w:rsidRDefault="00E77213">
      <w:pPr>
        <w:ind w:left="720"/>
        <w:rPr>
          <w:rFonts w:ascii="Times New Roman" w:eastAsia="Times New Roman" w:hAnsi="Times New Roman" w:cs="Times New Roman"/>
          <w:sz w:val="24"/>
          <w:szCs w:val="24"/>
        </w:rPr>
      </w:pPr>
    </w:p>
    <w:p w14:paraId="0000000D"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III.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Mission</w:t>
      </w:r>
    </w:p>
    <w:p w14:paraId="0000000E"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FUSAB will provide entertainment for the student body according to campus interests while also providing opportunities for students to have experiences that they may not otherwise have.  It will instill in its members a sense of leadership, organization, cooperation, and innovation.  FUSAB’s activities will reflect the board belief that entertainment is multifaceted and can encompass a wide array of activities, including those that are educational and cultural.  </w:t>
      </w:r>
    </w:p>
    <w:p w14:paraId="0000000F" w14:textId="77777777" w:rsidR="00E77213" w:rsidRDefault="00E77213">
      <w:pPr>
        <w:rPr>
          <w:rFonts w:ascii="Times New Roman" w:eastAsia="Times New Roman" w:hAnsi="Times New Roman" w:cs="Times New Roman"/>
          <w:sz w:val="24"/>
          <w:szCs w:val="24"/>
        </w:rPr>
      </w:pPr>
    </w:p>
    <w:p w14:paraId="00000010"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IV.</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Board Composition</w:t>
      </w:r>
    </w:p>
    <w:p w14:paraId="00000011" w14:textId="77777777"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Membership is not to exceed </w:t>
      </w:r>
      <w:r>
        <w:rPr>
          <w:rFonts w:ascii="Times New Roman" w:eastAsia="Times New Roman" w:hAnsi="Times New Roman" w:cs="Times New Roman"/>
          <w:color w:val="434343"/>
          <w:sz w:val="24"/>
          <w:szCs w:val="24"/>
        </w:rPr>
        <w:t>61</w:t>
      </w:r>
      <w:r>
        <w:rPr>
          <w:rFonts w:ascii="Times New Roman" w:eastAsia="Times New Roman" w:hAnsi="Times New Roman" w:cs="Times New Roman"/>
          <w:color w:val="783F04"/>
          <w:sz w:val="24"/>
          <w:szCs w:val="24"/>
        </w:rPr>
        <w:t xml:space="preserve"> </w:t>
      </w:r>
      <w:r>
        <w:rPr>
          <w:rFonts w:ascii="Times New Roman" w:eastAsia="Times New Roman" w:hAnsi="Times New Roman" w:cs="Times New Roman"/>
          <w:sz w:val="24"/>
          <w:szCs w:val="24"/>
        </w:rPr>
        <w:t>students, unless deemed appropriate by the Executive Committee.</w:t>
      </w:r>
    </w:p>
    <w:p w14:paraId="00000012" w14:textId="77777777" w:rsidR="00E77213" w:rsidRDefault="0045697C">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This will be brought to the Applications Committee and must be approved by a 90% vote.</w:t>
      </w:r>
    </w:p>
    <w:p w14:paraId="00000013" w14:textId="7D50C9BD" w:rsidR="00E77213" w:rsidRDefault="0045697C">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Board cannot be increased by more than one additional member per application period</w:t>
      </w:r>
      <w:r w:rsidR="00F46222">
        <w:rPr>
          <w:rFonts w:ascii="Times New Roman" w:eastAsia="Times New Roman" w:hAnsi="Times New Roman" w:cs="Times New Roman"/>
          <w:sz w:val="24"/>
          <w:szCs w:val="24"/>
        </w:rPr>
        <w:t xml:space="preserve">, </w:t>
      </w:r>
      <w:r w:rsidR="00F46222" w:rsidRPr="009A0BE7">
        <w:rPr>
          <w:rFonts w:ascii="Times New Roman" w:eastAsia="Times New Roman" w:hAnsi="Times New Roman" w:cs="Times New Roman"/>
          <w:sz w:val="24"/>
          <w:szCs w:val="24"/>
        </w:rPr>
        <w:t>based upon the roster size at the end of the spring semester</w:t>
      </w:r>
      <w:r w:rsidR="00F46222">
        <w:rPr>
          <w:rFonts w:ascii="Times New Roman" w:eastAsia="Times New Roman" w:hAnsi="Times New Roman" w:cs="Times New Roman"/>
          <w:sz w:val="24"/>
          <w:szCs w:val="24"/>
        </w:rPr>
        <w:t>.</w:t>
      </w:r>
    </w:p>
    <w:p w14:paraId="00000014" w14:textId="77777777"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B. A minimum of 7 students from each class must be on the board at all times.</w:t>
      </w:r>
    </w:p>
    <w:p w14:paraId="00000015"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 Applications</w:t>
      </w:r>
    </w:p>
    <w:p w14:paraId="00000016" w14:textId="77777777" w:rsidR="00E77213" w:rsidRDefault="0045697C">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selection of new members will be a three-fold process consisting of a written application, a group workshop, and an individual interview.</w:t>
      </w:r>
    </w:p>
    <w:p w14:paraId="00000017" w14:textId="77777777" w:rsidR="00E77213" w:rsidRDefault="0045697C">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Applications will be accepted Fall semester and may be accepted in Spring Semester if deemed necessary by a 2/3 vote of the board.</w:t>
      </w:r>
    </w:p>
    <w:p w14:paraId="00000018" w14:textId="77777777" w:rsidR="00E77213" w:rsidRDefault="0045697C">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applications committee will consist of the six executive officers, along with general board members, who will be chosen using an applications process that occurs in the previous Spring Semester.</w:t>
      </w:r>
    </w:p>
    <w:p w14:paraId="00000019" w14:textId="77777777" w:rsidR="00E77213" w:rsidRDefault="0045697C">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President, with the general consensus of the executive officers, will choose the five general board members who are to serve on the committee.</w:t>
      </w:r>
    </w:p>
    <w:p w14:paraId="0000001A" w14:textId="77777777" w:rsidR="00E77213" w:rsidRDefault="0045697C">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applications committee will meet in the Spring Semester to establish criteria for scoring and the procedure for selecting new members.</w:t>
      </w:r>
    </w:p>
    <w:p w14:paraId="0000001B" w14:textId="77777777" w:rsidR="00E77213" w:rsidRDefault="0045697C">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 oversee the applications process, will serve as a co-chair, and direct both the group and individual meetings, but will maintain strict impartiality.</w:t>
      </w:r>
    </w:p>
    <w:p w14:paraId="0000001C" w14:textId="77777777" w:rsidR="00E77213" w:rsidRDefault="0045697C">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six executive officers will select one general board member to serve as co-chair to the President. These two people will be responsible for all administrative and logistical tasks throughout the applications process.</w:t>
      </w:r>
    </w:p>
    <w:p w14:paraId="0000001D" w14:textId="2F953D27" w:rsidR="00E77213" w:rsidRDefault="0045697C">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co-chairs, along with the other nine members of the applications committee should follow the applications process as outlined in Bylaw V.</w:t>
      </w:r>
    </w:p>
    <w:p w14:paraId="0000001E" w14:textId="1F5849DA" w:rsidR="00E77213" w:rsidRPr="005A2003" w:rsidRDefault="00036273" w:rsidP="00036273">
      <w:pPr>
        <w:pStyle w:val="NormalWeb"/>
        <w:numPr>
          <w:ilvl w:val="0"/>
          <w:numId w:val="29"/>
        </w:numPr>
        <w:spacing w:line="276" w:lineRule="auto"/>
      </w:pPr>
      <w:r w:rsidRPr="005A2003">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0000001F"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0000020"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V.</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Officers</w:t>
      </w:r>
    </w:p>
    <w:p w14:paraId="00000021" w14:textId="77777777" w:rsidR="00E77213" w:rsidRDefault="0045697C">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members of FUSAB will elect offices of president, vice president of administration, vice president of programming, vice president of public relations, vice president of finance, and parliamentarian.</w:t>
      </w:r>
    </w:p>
    <w:p w14:paraId="00000022" w14:textId="77777777" w:rsidR="00E77213" w:rsidRDefault="0045697C">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Officers will meet once a week with an advisor to discuss the status of the board.</w:t>
      </w:r>
    </w:p>
    <w:p w14:paraId="00000023" w14:textId="77777777" w:rsidR="00E77213" w:rsidRDefault="0045697C">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Term of office for executive officers will be one calendar year. Elections will be held at a FUSAB meeting at least three board meetings from the end of the semester.  Elected officers take over at the end of the Fall Semester.</w:t>
      </w:r>
    </w:p>
    <w:p w14:paraId="00000024" w14:textId="77777777" w:rsidR="00E77213" w:rsidRDefault="0045697C">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Term of office for committee chairs will be one calendar year.  New chairs will be selected by the newly inducted executive officers by the last meeting of the Fall </w:t>
      </w:r>
      <w:proofErr w:type="gramStart"/>
      <w:r>
        <w:rPr>
          <w:rFonts w:ascii="Times New Roman" w:eastAsia="Times New Roman" w:hAnsi="Times New Roman" w:cs="Times New Roman"/>
          <w:sz w:val="24"/>
          <w:szCs w:val="24"/>
        </w:rPr>
        <w:t>Semester, and</w:t>
      </w:r>
      <w:proofErr w:type="gramEnd"/>
      <w:r>
        <w:rPr>
          <w:rFonts w:ascii="Times New Roman" w:eastAsia="Times New Roman" w:hAnsi="Times New Roman" w:cs="Times New Roman"/>
          <w:sz w:val="24"/>
          <w:szCs w:val="24"/>
        </w:rPr>
        <w:t xml:space="preserve"> will take over their committees thereafter. A chair has the option of running for executive officer positions in November.</w:t>
      </w:r>
    </w:p>
    <w:p w14:paraId="00000025" w14:textId="77777777" w:rsidR="00E77213" w:rsidRDefault="0045697C">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Officers will encourage co-sponsorships with other organizations on campus.</w:t>
      </w:r>
    </w:p>
    <w:p w14:paraId="00000026" w14:textId="77777777" w:rsidR="00E77213" w:rsidRDefault="0045697C">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Officers will foster positive relationships among ALL FUSAB Members.</w:t>
      </w:r>
    </w:p>
    <w:p w14:paraId="00000027" w14:textId="77777777" w:rsidR="00E77213" w:rsidRDefault="0045697C">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Duties of Officers</w:t>
      </w:r>
      <w:r>
        <w:rPr>
          <w:rFonts w:ascii="Times New Roman" w:eastAsia="Times New Roman" w:hAnsi="Times New Roman" w:cs="Times New Roman"/>
          <w:sz w:val="24"/>
          <w:szCs w:val="24"/>
        </w:rPr>
        <w:t>:</w:t>
      </w:r>
    </w:p>
    <w:p w14:paraId="00000028"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29" w14:textId="77777777" w:rsidR="00E77213" w:rsidRDefault="0045697C">
      <w:pPr>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Pr>
          <w:rFonts w:ascii="Times New Roman" w:eastAsia="Times New Roman" w:hAnsi="Times New Roman" w:cs="Times New Roman"/>
          <w:b/>
          <w:sz w:val="24"/>
          <w:szCs w:val="24"/>
        </w:rPr>
        <w:t xml:space="preserve"> President </w:t>
      </w:r>
      <w:r>
        <w:rPr>
          <w:rFonts w:ascii="Times New Roman" w:eastAsia="Times New Roman" w:hAnsi="Times New Roman" w:cs="Times New Roman"/>
          <w:sz w:val="24"/>
          <w:szCs w:val="24"/>
        </w:rPr>
        <w:t>will:</w:t>
      </w:r>
    </w:p>
    <w:p w14:paraId="0000002A" w14:textId="77777777" w:rsidR="00E77213" w:rsidRDefault="0045697C">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 the board to the public and to the Student Government Association.</w:t>
      </w:r>
    </w:p>
    <w:p w14:paraId="0000002B" w14:textId="77777777" w:rsidR="00E77213" w:rsidRDefault="0045697C">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Preside over all meetings of both the general and executive board.</w:t>
      </w:r>
    </w:p>
    <w:p w14:paraId="0000002C" w14:textId="77777777" w:rsidR="00E77213" w:rsidRDefault="0045697C">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Not be allowed to vote on any motion presented to the board and remain impartial at all board, executive and committee meetings except in the case of a tie.</w:t>
      </w:r>
    </w:p>
    <w:p w14:paraId="0000002D" w14:textId="77777777" w:rsidR="00E77213" w:rsidRDefault="0045697C">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Have the right to call special meetings.</w:t>
      </w:r>
    </w:p>
    <w:p w14:paraId="0000002E" w14:textId="77777777" w:rsidR="00E77213" w:rsidRDefault="0045697C">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Oversee the applications process.</w:t>
      </w:r>
    </w:p>
    <w:p w14:paraId="0000002F" w14:textId="77777777" w:rsidR="00E77213" w:rsidRDefault="0045697C">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Have the right to appoint ad hoc committees.</w:t>
      </w:r>
    </w:p>
    <w:p w14:paraId="00000030"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31"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The </w:t>
      </w:r>
      <w:r>
        <w:rPr>
          <w:rFonts w:ascii="Times New Roman" w:eastAsia="Times New Roman" w:hAnsi="Times New Roman" w:cs="Times New Roman"/>
          <w:b/>
          <w:sz w:val="24"/>
          <w:szCs w:val="24"/>
        </w:rPr>
        <w:t>Vice President of Administration</w:t>
      </w:r>
      <w:r>
        <w:rPr>
          <w:rFonts w:ascii="Times New Roman" w:eastAsia="Times New Roman" w:hAnsi="Times New Roman" w:cs="Times New Roman"/>
          <w:sz w:val="24"/>
          <w:szCs w:val="24"/>
        </w:rPr>
        <w:t xml:space="preserve"> will:</w:t>
      </w:r>
    </w:p>
    <w:p w14:paraId="00000032" w14:textId="77777777" w:rsidR="00E77213" w:rsidRDefault="0045697C">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Preside over all meetings in the absence of the President.</w:t>
      </w:r>
    </w:p>
    <w:p w14:paraId="00000033" w14:textId="77777777" w:rsidR="00E77213" w:rsidRDefault="0045697C">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Keep the attendance records for all FUSAB events.</w:t>
      </w:r>
    </w:p>
    <w:p w14:paraId="00000034" w14:textId="77777777" w:rsidR="00E77213" w:rsidRDefault="0045697C">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Keep and maintain all non-financial administrative documents.</w:t>
      </w:r>
    </w:p>
    <w:p w14:paraId="00000035" w14:textId="77777777" w:rsidR="00E77213" w:rsidRDefault="0045697C">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Record every motion made in general board </w:t>
      </w:r>
      <w:proofErr w:type="gramStart"/>
      <w:r>
        <w:rPr>
          <w:rFonts w:ascii="Times New Roman" w:eastAsia="Times New Roman" w:hAnsi="Times New Roman" w:cs="Times New Roman"/>
          <w:sz w:val="24"/>
          <w:szCs w:val="24"/>
        </w:rPr>
        <w:t>meetings, and</w:t>
      </w:r>
      <w:proofErr w:type="gramEnd"/>
      <w:r>
        <w:rPr>
          <w:rFonts w:ascii="Times New Roman" w:eastAsia="Times New Roman" w:hAnsi="Times New Roman" w:cs="Times New Roman"/>
          <w:sz w:val="24"/>
          <w:szCs w:val="24"/>
        </w:rPr>
        <w:t xml:space="preserve"> post the minutes no more than 48 hours after the meeting.</w:t>
      </w:r>
    </w:p>
    <w:p w14:paraId="00000036" w14:textId="77777777" w:rsidR="00E77213" w:rsidRDefault="0045697C">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Be in charge of sign-ups for office hours.</w:t>
      </w:r>
    </w:p>
    <w:p w14:paraId="00000037" w14:textId="77777777" w:rsidR="00E77213" w:rsidRDefault="0045697C">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Keep record of attendance requirements for board members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for all board meetings and committee meetings, as recorded and reported by the respective committee chairs no more than 24 hours after the adjournment of their weekly meeting.</w:t>
      </w:r>
    </w:p>
    <w:p w14:paraId="00000038" w14:textId="6DC81869" w:rsidR="00E77213" w:rsidRDefault="0045697C">
      <w:pPr>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 </w:t>
      </w:r>
      <w:ins w:id="1" w:author="Sam Gary-Student" w:date="2019-10-17T18:38:00Z">
        <w:r w:rsidR="002F0FB3">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Plan and program the end of semester parties.</w:t>
      </w:r>
    </w:p>
    <w:p w14:paraId="00000039" w14:textId="305D6FC7" w:rsidR="00E77213" w:rsidRDefault="0045697C">
      <w:pPr>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 </w:t>
      </w:r>
      <w:ins w:id="2" w:author="Sam Gary-Student" w:date="2019-10-17T18:38:00Z">
        <w:r w:rsidR="002F0FB3">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Manage the FUSAB </w:t>
      </w:r>
      <w:proofErr w:type="spellStart"/>
      <w:r>
        <w:rPr>
          <w:rFonts w:ascii="Times New Roman" w:eastAsia="Times New Roman" w:hAnsi="Times New Roman" w:cs="Times New Roman"/>
          <w:sz w:val="24"/>
          <w:szCs w:val="24"/>
        </w:rPr>
        <w:t>SyncDin</w:t>
      </w:r>
      <w:proofErr w:type="spellEnd"/>
      <w:r>
        <w:rPr>
          <w:rFonts w:ascii="Times New Roman" w:eastAsia="Times New Roman" w:hAnsi="Times New Roman" w:cs="Times New Roman"/>
          <w:sz w:val="24"/>
          <w:szCs w:val="24"/>
        </w:rPr>
        <w:t xml:space="preserve"> portal.</w:t>
      </w:r>
    </w:p>
    <w:p w14:paraId="4AF0F127" w14:textId="12E23E11" w:rsidR="002F0FB3" w:rsidRDefault="002F0FB3">
      <w:pPr>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f.   Take over for the President in the event of a vacancy in the position.</w:t>
      </w:r>
    </w:p>
    <w:p w14:paraId="0000003A" w14:textId="77777777" w:rsidR="00E77213" w:rsidRDefault="0045697C">
      <w:pPr>
        <w:rPr>
          <w:rFonts w:ascii="Times New Roman" w:eastAsia="Times New Roman" w:hAnsi="Times New Roman" w:cs="Times New Roman"/>
          <w:sz w:val="24"/>
          <w:szCs w:val="24"/>
          <w:highlight w:val="cyan"/>
        </w:rPr>
      </w:pPr>
      <w:r>
        <w:rPr>
          <w:rFonts w:ascii="Times New Roman" w:eastAsia="Times New Roman" w:hAnsi="Times New Roman" w:cs="Times New Roman"/>
          <w:sz w:val="24"/>
          <w:szCs w:val="24"/>
        </w:rPr>
        <w:t xml:space="preserve"> </w:t>
      </w:r>
    </w:p>
    <w:p w14:paraId="0000003B"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The </w:t>
      </w:r>
      <w:r>
        <w:rPr>
          <w:rFonts w:ascii="Times New Roman" w:eastAsia="Times New Roman" w:hAnsi="Times New Roman" w:cs="Times New Roman"/>
          <w:b/>
          <w:sz w:val="24"/>
          <w:szCs w:val="24"/>
        </w:rPr>
        <w:t>Vice President of Programming</w:t>
      </w:r>
      <w:r>
        <w:rPr>
          <w:rFonts w:ascii="Times New Roman" w:eastAsia="Times New Roman" w:hAnsi="Times New Roman" w:cs="Times New Roman"/>
          <w:sz w:val="24"/>
          <w:szCs w:val="24"/>
        </w:rPr>
        <w:t xml:space="preserve"> will:</w:t>
      </w:r>
    </w:p>
    <w:p w14:paraId="0000003C" w14:textId="05643A18" w:rsidR="00E77213" w:rsidRDefault="0045697C">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Oversee all event-planning</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committees by meeting regularly with committee </w:t>
      </w:r>
      <w:r w:rsidRPr="00036273">
        <w:rPr>
          <w:rFonts w:ascii="Times New Roman" w:eastAsia="Times New Roman" w:hAnsi="Times New Roman" w:cs="Times New Roman"/>
          <w:sz w:val="24"/>
          <w:szCs w:val="24"/>
        </w:rPr>
        <w:t>chairs to ensure that committees are running appropriately.</w:t>
      </w:r>
    </w:p>
    <w:p w14:paraId="71156F93" w14:textId="760BFE1A" w:rsidR="0045697C" w:rsidRPr="00036273" w:rsidRDefault="00E10CF3">
      <w:pPr>
        <w:numPr>
          <w:ilvl w:val="0"/>
          <w:numId w:val="37"/>
        </w:numPr>
        <w:rPr>
          <w:rFonts w:ascii="Times New Roman" w:eastAsia="Times New Roman" w:hAnsi="Times New Roman" w:cs="Times New Roman"/>
          <w:sz w:val="24"/>
          <w:szCs w:val="24"/>
        </w:rPr>
      </w:pPr>
      <w:r w:rsidRPr="00BB0EF6">
        <w:rPr>
          <w:rFonts w:ascii="Times New Roman" w:eastAsia="Times New Roman" w:hAnsi="Times New Roman" w:cs="Times New Roman"/>
          <w:sz w:val="24"/>
          <w:szCs w:val="24"/>
        </w:rPr>
        <w:t>C</w:t>
      </w:r>
      <w:r w:rsidR="0045697C" w:rsidRPr="00E10CF3">
        <w:rPr>
          <w:rFonts w:ascii="Times New Roman" w:eastAsia="Times New Roman" w:hAnsi="Times New Roman" w:cs="Times New Roman"/>
          <w:sz w:val="24"/>
          <w:szCs w:val="24"/>
        </w:rPr>
        <w:t>oordinate</w:t>
      </w:r>
      <w:r w:rsidR="0045697C">
        <w:rPr>
          <w:rFonts w:ascii="Times New Roman" w:eastAsia="Times New Roman" w:hAnsi="Times New Roman" w:cs="Times New Roman"/>
          <w:sz w:val="24"/>
          <w:szCs w:val="24"/>
        </w:rPr>
        <w:t xml:space="preserve"> with the VPPR to see that all events are marketed</w:t>
      </w:r>
      <w:ins w:id="3" w:author="Sam Gary-Student" w:date="2019-10-19T17:10:00Z">
        <w:r>
          <w:rPr>
            <w:rFonts w:ascii="Times New Roman" w:eastAsia="Times New Roman" w:hAnsi="Times New Roman" w:cs="Times New Roman"/>
            <w:sz w:val="24"/>
            <w:szCs w:val="24"/>
          </w:rPr>
          <w:t>.</w:t>
        </w:r>
      </w:ins>
    </w:p>
    <w:p w14:paraId="0000003E" w14:textId="77777777" w:rsidR="00E77213" w:rsidRDefault="0045697C">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Handle complaints from committee heads concerning committee members.</w:t>
      </w:r>
    </w:p>
    <w:p w14:paraId="0000003F" w14:textId="77777777" w:rsidR="00E77213" w:rsidRDefault="0045697C">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Plan all retreats.</w:t>
      </w:r>
    </w:p>
    <w:p w14:paraId="00000040" w14:textId="77777777" w:rsidR="00E77213" w:rsidRDefault="0045697C">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Delegate exec attendance at committee meetings.</w:t>
      </w:r>
    </w:p>
    <w:p w14:paraId="00000041" w14:textId="77777777" w:rsidR="00E77213" w:rsidRDefault="0045697C">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Keep record of event requirements for board members.</w:t>
      </w:r>
    </w:p>
    <w:p w14:paraId="00000042" w14:textId="77777777" w:rsidR="00E77213" w:rsidRDefault="0045697C">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 internal programming calendar.</w:t>
      </w:r>
    </w:p>
    <w:p w14:paraId="00000043"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44"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The </w:t>
      </w:r>
      <w:r>
        <w:rPr>
          <w:rFonts w:ascii="Times New Roman" w:eastAsia="Times New Roman" w:hAnsi="Times New Roman" w:cs="Times New Roman"/>
          <w:b/>
          <w:sz w:val="24"/>
          <w:szCs w:val="24"/>
        </w:rPr>
        <w:t>Vice President of Public Relations</w:t>
      </w:r>
      <w:r>
        <w:rPr>
          <w:rFonts w:ascii="Times New Roman" w:eastAsia="Times New Roman" w:hAnsi="Times New Roman" w:cs="Times New Roman"/>
          <w:sz w:val="24"/>
          <w:szCs w:val="24"/>
        </w:rPr>
        <w:t xml:space="preserve"> will:</w:t>
      </w:r>
    </w:p>
    <w:p w14:paraId="00000045" w14:textId="77777777" w:rsidR="00E77213" w:rsidRDefault="0045697C">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Market FUSAB to the student body, including Applications process and all individual events.</w:t>
      </w:r>
    </w:p>
    <w:p w14:paraId="00000046" w14:textId="35269C3C" w:rsidR="00E77213" w:rsidRDefault="0045697C">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order new FUSAB T-shirts every year for all board members immediately after new members are selected. The executive committee will approve of the design and distribution of the shirts.</w:t>
      </w:r>
    </w:p>
    <w:p w14:paraId="00000047" w14:textId="40516A30" w:rsidR="00E77213" w:rsidRPr="00BB0EF6" w:rsidRDefault="0045697C">
      <w:pPr>
        <w:numPr>
          <w:ilvl w:val="0"/>
          <w:numId w:val="2"/>
        </w:numPr>
        <w:rPr>
          <w:rFonts w:ascii="Times New Roman" w:eastAsia="Times New Roman" w:hAnsi="Times New Roman" w:cs="Times New Roman"/>
          <w:sz w:val="24"/>
          <w:szCs w:val="24"/>
        </w:rPr>
      </w:pPr>
      <w:r w:rsidRPr="00BB0EF6">
        <w:rPr>
          <w:rFonts w:ascii="Times New Roman" w:eastAsia="Times New Roman" w:hAnsi="Times New Roman" w:cs="Times New Roman"/>
          <w:sz w:val="24"/>
          <w:szCs w:val="24"/>
        </w:rPr>
        <w:t xml:space="preserve">Oversee the </w:t>
      </w:r>
      <w:r w:rsidR="00F46222" w:rsidRPr="00BB0EF6">
        <w:rPr>
          <w:rFonts w:ascii="Times New Roman" w:eastAsia="Times New Roman" w:hAnsi="Times New Roman" w:cs="Times New Roman"/>
          <w:sz w:val="24"/>
          <w:szCs w:val="24"/>
        </w:rPr>
        <w:t xml:space="preserve">production </w:t>
      </w:r>
      <w:r w:rsidRPr="00BB0EF6">
        <w:rPr>
          <w:rFonts w:ascii="Times New Roman" w:eastAsia="Times New Roman" w:hAnsi="Times New Roman" w:cs="Times New Roman"/>
          <w:sz w:val="24"/>
          <w:szCs w:val="24"/>
        </w:rPr>
        <w:t>and distribution of all paper pub.</w:t>
      </w:r>
    </w:p>
    <w:p w14:paraId="00000049" w14:textId="36580D42" w:rsidR="00E77213" w:rsidRDefault="0045697C" w:rsidP="0045697C">
      <w:pPr>
        <w:numPr>
          <w:ilvl w:val="0"/>
          <w:numId w:val="27"/>
        </w:numPr>
        <w:rPr>
          <w:rFonts w:ascii="Times New Roman" w:eastAsia="Times New Roman" w:hAnsi="Times New Roman" w:cs="Times New Roman"/>
          <w:sz w:val="24"/>
          <w:szCs w:val="24"/>
        </w:rPr>
      </w:pPr>
      <w:r w:rsidRPr="0045697C">
        <w:rPr>
          <w:rFonts w:ascii="Times New Roman" w:eastAsia="Times New Roman" w:hAnsi="Times New Roman" w:cs="Times New Roman"/>
          <w:sz w:val="24"/>
          <w:szCs w:val="24"/>
        </w:rPr>
        <w:t>Keep record of publicity requirements for board members.</w:t>
      </w:r>
    </w:p>
    <w:p w14:paraId="374D8CF9" w14:textId="614958DC" w:rsidR="0045697C" w:rsidRPr="00536ED2" w:rsidRDefault="00F46222" w:rsidP="0045697C">
      <w:pPr>
        <w:numPr>
          <w:ilvl w:val="0"/>
          <w:numId w:val="27"/>
        </w:numPr>
        <w:rPr>
          <w:rFonts w:ascii="Times New Roman" w:eastAsia="Times New Roman" w:hAnsi="Times New Roman" w:cs="Times New Roman"/>
          <w:sz w:val="24"/>
          <w:szCs w:val="24"/>
        </w:rPr>
      </w:pPr>
      <w:r w:rsidRPr="00536ED2">
        <w:rPr>
          <w:rFonts w:ascii="Times New Roman" w:eastAsia="Times New Roman" w:hAnsi="Times New Roman" w:cs="Times New Roman"/>
          <w:strike/>
          <w:sz w:val="24"/>
          <w:szCs w:val="24"/>
        </w:rPr>
        <w:t xml:space="preserve"> </w:t>
      </w:r>
      <w:r w:rsidRPr="00536ED2">
        <w:rPr>
          <w:rFonts w:ascii="Times New Roman" w:eastAsia="Times New Roman" w:hAnsi="Times New Roman" w:cs="Times New Roman"/>
          <w:sz w:val="24"/>
          <w:szCs w:val="24"/>
        </w:rPr>
        <w:t>Oversee the Social Media Coordinator.</w:t>
      </w:r>
    </w:p>
    <w:p w14:paraId="55C52F43" w14:textId="4F750E9F" w:rsidR="00F46222" w:rsidRPr="00536ED2" w:rsidRDefault="00F46222" w:rsidP="0045697C">
      <w:pPr>
        <w:numPr>
          <w:ilvl w:val="0"/>
          <w:numId w:val="27"/>
        </w:numPr>
        <w:rPr>
          <w:rFonts w:ascii="Times New Roman" w:eastAsia="Times New Roman" w:hAnsi="Times New Roman" w:cs="Times New Roman"/>
          <w:sz w:val="24"/>
          <w:szCs w:val="24"/>
        </w:rPr>
      </w:pPr>
      <w:r w:rsidRPr="00536ED2">
        <w:rPr>
          <w:rFonts w:ascii="Times New Roman" w:eastAsia="Times New Roman" w:hAnsi="Times New Roman" w:cs="Times New Roman"/>
          <w:sz w:val="24"/>
          <w:szCs w:val="24"/>
        </w:rPr>
        <w:t>Confer with Committee Chairs to ensure all events are appropriately marketed.</w:t>
      </w:r>
    </w:p>
    <w:p w14:paraId="58BEB8F6" w14:textId="492A38FE" w:rsidR="00EC50AA" w:rsidRPr="00536ED2" w:rsidRDefault="00EC50AA" w:rsidP="0045697C">
      <w:pPr>
        <w:numPr>
          <w:ilvl w:val="0"/>
          <w:numId w:val="27"/>
        </w:numPr>
        <w:rPr>
          <w:rFonts w:ascii="Times New Roman" w:eastAsia="Times New Roman" w:hAnsi="Times New Roman" w:cs="Times New Roman"/>
          <w:sz w:val="24"/>
          <w:szCs w:val="24"/>
        </w:rPr>
      </w:pPr>
      <w:r w:rsidRPr="00536ED2">
        <w:rPr>
          <w:rFonts w:ascii="Times New Roman" w:eastAsia="Times New Roman" w:hAnsi="Times New Roman" w:cs="Times New Roman"/>
          <w:sz w:val="24"/>
          <w:szCs w:val="24"/>
        </w:rPr>
        <w:t>Communicate with Furman Marketing and Administration to advertise FUSAB events.</w:t>
      </w:r>
    </w:p>
    <w:p w14:paraId="0000004A"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4B"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5. The </w:t>
      </w:r>
      <w:r>
        <w:rPr>
          <w:rFonts w:ascii="Times New Roman" w:eastAsia="Times New Roman" w:hAnsi="Times New Roman" w:cs="Times New Roman"/>
          <w:b/>
          <w:sz w:val="24"/>
          <w:szCs w:val="24"/>
        </w:rPr>
        <w:t>Vice President of Finance</w:t>
      </w:r>
      <w:r>
        <w:rPr>
          <w:rFonts w:ascii="Times New Roman" w:eastAsia="Times New Roman" w:hAnsi="Times New Roman" w:cs="Times New Roman"/>
          <w:sz w:val="24"/>
          <w:szCs w:val="24"/>
        </w:rPr>
        <w:t xml:space="preserve"> will:</w:t>
      </w:r>
    </w:p>
    <w:p w14:paraId="0000004C" w14:textId="77777777" w:rsidR="00E77213" w:rsidRDefault="0045697C">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Present the budget at both the Spring and Fall retreats.</w:t>
      </w:r>
    </w:p>
    <w:p w14:paraId="0000004D" w14:textId="77777777" w:rsidR="00E77213" w:rsidRDefault="0045697C">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Present a financial statement from the previous term to the board at the beginning of both semesters along with the new budget.</w:t>
      </w:r>
    </w:p>
    <w:p w14:paraId="0000004E" w14:textId="77777777" w:rsidR="00E77213" w:rsidRDefault="0045697C">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Keep record of and submit all necessary check requests.</w:t>
      </w:r>
    </w:p>
    <w:p w14:paraId="0000004F" w14:textId="77777777" w:rsidR="00E77213" w:rsidRDefault="0045697C">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Meet regularly with each committee head on matters concerning that particular committee’s budget.</w:t>
      </w:r>
    </w:p>
    <w:p w14:paraId="00000050" w14:textId="77777777" w:rsidR="00E77213" w:rsidRDefault="0045697C">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Accurately record all financial transactions involving the board.</w:t>
      </w:r>
    </w:p>
    <w:p w14:paraId="00000051" w14:textId="77777777" w:rsidR="00E77213" w:rsidRDefault="0045697C">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Not make any changes to the approved budget without a 2/3 majority vote of the board.</w:t>
      </w:r>
    </w:p>
    <w:p w14:paraId="00000052" w14:textId="77777777" w:rsidR="00E77213" w:rsidRDefault="0045697C">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Present to SGA an update on the financial proceedings of FUSAB as per SGA bylaws.</w:t>
      </w:r>
    </w:p>
    <w:p w14:paraId="00000053" w14:textId="77777777" w:rsidR="00E77213" w:rsidRDefault="0045697C">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Oversee the FUSAB cash boxes and deposit cash as needed.</w:t>
      </w:r>
    </w:p>
    <w:p w14:paraId="00000054" w14:textId="77777777" w:rsidR="00E77213" w:rsidRDefault="0045697C">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Oversee the FUSAB payment cards and enforce payment card check out system.</w:t>
      </w:r>
    </w:p>
    <w:p w14:paraId="00000055" w14:textId="77777777" w:rsidR="00E77213" w:rsidRDefault="0045697C">
      <w:pPr>
        <w:spacing w:before="480" w:after="120"/>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6. </w:t>
      </w: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Parliamentarian</w:t>
      </w:r>
      <w:r>
        <w:rPr>
          <w:rFonts w:ascii="Times New Roman" w:eastAsia="Times New Roman" w:hAnsi="Times New Roman" w:cs="Times New Roman"/>
          <w:sz w:val="24"/>
          <w:szCs w:val="24"/>
        </w:rPr>
        <w:t xml:space="preserve"> will:</w:t>
      </w:r>
    </w:p>
    <w:p w14:paraId="00000056" w14:textId="77777777" w:rsidR="00E77213" w:rsidRDefault="0045697C">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order at all executive and general board meetings by following Robert’s Rules of Order.</w:t>
      </w:r>
    </w:p>
    <w:p w14:paraId="00000057" w14:textId="77777777" w:rsidR="00E77213" w:rsidRDefault="0045697C">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Set the order of the proposed agenda in the general board meeting.</w:t>
      </w:r>
    </w:p>
    <w:p w14:paraId="00000058" w14:textId="77777777" w:rsidR="00E77213" w:rsidRDefault="0045697C">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Keep a speaker’s list when necessary or at the request of the President.</w:t>
      </w:r>
    </w:p>
    <w:p w14:paraId="00000059" w14:textId="77777777" w:rsidR="00E77213" w:rsidRDefault="0045697C">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Address the general board concerning any matters that deal specifically with the policy and procedure of this constitution and chair any constitutional review committee.</w:t>
      </w:r>
    </w:p>
    <w:p w14:paraId="0000005A" w14:textId="77777777" w:rsidR="00E77213" w:rsidRDefault="0045697C">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Not be allowed to vote on any motions presented to the board.</w:t>
      </w:r>
    </w:p>
    <w:p w14:paraId="0000005B" w14:textId="77777777" w:rsidR="00E77213" w:rsidRDefault="0045697C">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Organize the annual composite picture.</w:t>
      </w:r>
    </w:p>
    <w:p w14:paraId="0000005C" w14:textId="77777777" w:rsidR="00E77213" w:rsidRDefault="0045697C">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Sponsor inter-board relationships and endorse constructive team building programs for the members.</w:t>
      </w:r>
    </w:p>
    <w:p w14:paraId="0000005D" w14:textId="77777777" w:rsidR="00E77213" w:rsidRDefault="0045697C">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Be the FUSAB contact for other organizations on campus.</w:t>
      </w:r>
    </w:p>
    <w:p w14:paraId="0000005E" w14:textId="77777777" w:rsidR="00E77213" w:rsidRDefault="0045697C">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Work with committee chairs to ensure that co-sponsored events meet the needs of the co-sponsoring organization(s) and FUSAB.</w:t>
      </w:r>
    </w:p>
    <w:p w14:paraId="0000005F" w14:textId="77777777" w:rsidR="00E77213" w:rsidRDefault="0045697C">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Should initiate communication with the Vice President of Programming regarding co-sponsorships to coordinate the calendar with committee chairs.</w:t>
      </w:r>
    </w:p>
    <w:p w14:paraId="00000060"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61" w14:textId="77777777" w:rsidR="00E77213" w:rsidRDefault="004569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Committees</w:t>
      </w:r>
    </w:p>
    <w:p w14:paraId="00000062" w14:textId="77777777" w:rsidR="00E77213" w:rsidRDefault="0045697C">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Committees will:</w:t>
      </w:r>
    </w:p>
    <w:p w14:paraId="00000063" w14:textId="77777777" w:rsidR="00E77213" w:rsidRDefault="0045697C">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their events.</w:t>
      </w:r>
    </w:p>
    <w:p w14:paraId="00000065" w14:textId="77777777" w:rsidR="00E77213" w:rsidRDefault="0045697C">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Hold weekly meetings in order to discuss and collaborate about ideas for events.</w:t>
      </w:r>
    </w:p>
    <w:p w14:paraId="00000066" w14:textId="77777777" w:rsidR="00E77213" w:rsidRDefault="0045697C">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Designate specific tasks to each committee member.</w:t>
      </w:r>
    </w:p>
    <w:p w14:paraId="00000067" w14:textId="77777777" w:rsidR="00E77213" w:rsidRDefault="0045697C">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Bring forth old and new business to the general board.</w:t>
      </w:r>
    </w:p>
    <w:p w14:paraId="00000068" w14:textId="77777777" w:rsidR="00E77213" w:rsidRDefault="0045697C">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Give a brief report at all general board meetings.</w:t>
      </w:r>
    </w:p>
    <w:p w14:paraId="00000069" w14:textId="77777777" w:rsidR="00E77213" w:rsidRDefault="0045697C">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Rotate on a yearly basis (end of Spring Semester).</w:t>
      </w:r>
    </w:p>
    <w:p w14:paraId="0000006A" w14:textId="77777777" w:rsidR="00E77213" w:rsidRDefault="0045697C">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Spend within their designated budget.</w:t>
      </w:r>
    </w:p>
    <w:p w14:paraId="0000006C" w14:textId="2542E6E3" w:rsidR="00E77213" w:rsidRDefault="00BB0EF6">
      <w:pPr>
        <w:ind w:left="1440" w:hanging="360"/>
        <w:rPr>
          <w:rFonts w:ascii="Times New Roman" w:eastAsia="Times New Roman" w:hAnsi="Times New Roman" w:cs="Times New Roman"/>
          <w:sz w:val="24"/>
          <w:szCs w:val="24"/>
        </w:rPr>
      </w:pPr>
      <w:r w:rsidRPr="00BB0EF6">
        <w:rPr>
          <w:rFonts w:ascii="Times New Roman" w:eastAsia="Times New Roman" w:hAnsi="Times New Roman" w:cs="Times New Roman"/>
          <w:sz w:val="24"/>
          <w:szCs w:val="24"/>
        </w:rPr>
        <w:t>8</w:t>
      </w:r>
      <w:r w:rsidR="0045697C" w:rsidRPr="00BB0EF6">
        <w:rPr>
          <w:rFonts w:ascii="Times New Roman" w:eastAsia="Times New Roman" w:hAnsi="Times New Roman" w:cs="Times New Roman"/>
          <w:sz w:val="24"/>
          <w:szCs w:val="24"/>
        </w:rPr>
        <w:t xml:space="preserve">.  Collaborate with the </w:t>
      </w:r>
      <w:r w:rsidR="00E10CF3" w:rsidRPr="00BB0EF6">
        <w:rPr>
          <w:rFonts w:ascii="Times New Roman" w:eastAsia="Times New Roman" w:hAnsi="Times New Roman" w:cs="Times New Roman"/>
          <w:sz w:val="24"/>
          <w:szCs w:val="24"/>
        </w:rPr>
        <w:t>Social Media Coordinator</w:t>
      </w:r>
      <w:r w:rsidR="0045697C" w:rsidRPr="00BB0EF6">
        <w:rPr>
          <w:rFonts w:ascii="Times New Roman" w:eastAsia="Times New Roman" w:hAnsi="Times New Roman" w:cs="Times New Roman"/>
          <w:sz w:val="24"/>
          <w:szCs w:val="24"/>
        </w:rPr>
        <w:t xml:space="preserve"> to create desired publicity to be approved by the Vice President of Public Relations.</w:t>
      </w:r>
    </w:p>
    <w:p w14:paraId="0000006D" w14:textId="34F3FC3A" w:rsidR="00E77213" w:rsidRDefault="00BB0EF6">
      <w:pPr>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sidR="0045697C">
        <w:rPr>
          <w:rFonts w:ascii="Times New Roman" w:eastAsia="Times New Roman" w:hAnsi="Times New Roman" w:cs="Times New Roman"/>
          <w:sz w:val="24"/>
          <w:szCs w:val="24"/>
        </w:rPr>
        <w:t>.  Help other campus organizations reach their programming aspirations.</w:t>
      </w:r>
    </w:p>
    <w:p w14:paraId="1B7FFCC2" w14:textId="6E9451F3" w:rsidR="00C2384A" w:rsidRPr="00C2384A" w:rsidRDefault="0045697C" w:rsidP="00C2384A">
      <w:pPr>
        <w:ind w:left="1440" w:hanging="360"/>
        <w:rPr>
          <w:ins w:id="4" w:author="Sam Gary-Student" w:date="2019-10-19T09:51:00Z"/>
          <w:rFonts w:ascii="Times New Roman" w:eastAsia="Times New Roman" w:hAnsi="Times New Roman" w:cs="Times New Roman"/>
          <w:sz w:val="24"/>
          <w:szCs w:val="24"/>
        </w:rPr>
      </w:pPr>
      <w:r w:rsidRPr="00C2384A">
        <w:rPr>
          <w:rFonts w:ascii="Times New Roman" w:eastAsia="Times New Roman" w:hAnsi="Times New Roman" w:cs="Times New Roman"/>
          <w:sz w:val="24"/>
          <w:szCs w:val="24"/>
        </w:rPr>
        <w:t>1</w:t>
      </w:r>
      <w:r w:rsidR="00BB0EF6">
        <w:rPr>
          <w:rFonts w:ascii="Times New Roman" w:eastAsia="Times New Roman" w:hAnsi="Times New Roman" w:cs="Times New Roman"/>
          <w:sz w:val="24"/>
          <w:szCs w:val="24"/>
        </w:rPr>
        <w:t>0</w:t>
      </w:r>
      <w:r w:rsidRPr="00FF56FE">
        <w:rPr>
          <w:rFonts w:ascii="Times New Roman" w:eastAsia="Times New Roman" w:hAnsi="Times New Roman" w:cs="Times New Roman"/>
          <w:sz w:val="24"/>
          <w:szCs w:val="24"/>
        </w:rPr>
        <w:t>.  Co-sponsor with other organizations on campus.</w:t>
      </w:r>
    </w:p>
    <w:p w14:paraId="34921F59" w14:textId="4B18D1DC" w:rsidR="00C2384A" w:rsidRDefault="00C2384A" w:rsidP="00C2384A">
      <w:pPr>
        <w:ind w:left="1440" w:hanging="360"/>
        <w:rPr>
          <w:rFonts w:ascii="Times New Roman" w:eastAsia="Times New Roman" w:hAnsi="Times New Roman" w:cs="Times New Roman"/>
          <w:sz w:val="24"/>
          <w:szCs w:val="24"/>
        </w:rPr>
      </w:pPr>
      <w:r w:rsidRPr="00BB0EF6">
        <w:rPr>
          <w:rFonts w:ascii="Times New Roman" w:eastAsia="Times New Roman" w:hAnsi="Times New Roman" w:cs="Times New Roman"/>
          <w:sz w:val="24"/>
          <w:szCs w:val="24"/>
        </w:rPr>
        <w:t>1</w:t>
      </w:r>
      <w:r w:rsidR="00BB0EF6" w:rsidRPr="00BB0EF6">
        <w:rPr>
          <w:rFonts w:ascii="Times New Roman" w:eastAsia="Times New Roman" w:hAnsi="Times New Roman" w:cs="Times New Roman"/>
          <w:sz w:val="24"/>
          <w:szCs w:val="24"/>
        </w:rPr>
        <w:t>1</w:t>
      </w:r>
      <w:r w:rsidRPr="00BB0EF6">
        <w:rPr>
          <w:rFonts w:ascii="Times New Roman" w:eastAsia="Times New Roman" w:hAnsi="Times New Roman" w:cs="Times New Roman"/>
          <w:sz w:val="24"/>
          <w:szCs w:val="24"/>
        </w:rPr>
        <w:t>.  Not co-sponsor events with specific religious, political, or Greek organizations.</w:t>
      </w:r>
    </w:p>
    <w:p w14:paraId="0000006F" w14:textId="77777777" w:rsidR="00E77213" w:rsidRDefault="00E77213">
      <w:pPr>
        <w:ind w:left="1440" w:hanging="360"/>
        <w:rPr>
          <w:rFonts w:ascii="Times New Roman" w:eastAsia="Times New Roman" w:hAnsi="Times New Roman" w:cs="Times New Roman"/>
          <w:sz w:val="24"/>
          <w:szCs w:val="24"/>
        </w:rPr>
      </w:pPr>
    </w:p>
    <w:p w14:paraId="00000070"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71"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 Committee Chairs will:</w:t>
      </w:r>
    </w:p>
    <w:p w14:paraId="00000072" w14:textId="77777777" w:rsidR="00E77213" w:rsidRDefault="0045697C">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Set the time and place of weekly meetings.</w:t>
      </w:r>
    </w:p>
    <w:p w14:paraId="00000073" w14:textId="2B74EE48" w:rsidR="00E77213" w:rsidRDefault="0045697C">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Inform the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Vice President of Administration and the Vice President of Programming of any committee member failing to fulfill his/her committee duties.</w:t>
      </w:r>
    </w:p>
    <w:p w14:paraId="3FE615BA" w14:textId="7C6921C2" w:rsidR="0045697C" w:rsidRDefault="0045697C">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Report an attendance record to the Vice President of Administration within 24 hours of the adjournment of their weekly meeting.</w:t>
      </w:r>
    </w:p>
    <w:p w14:paraId="00000075" w14:textId="77777777" w:rsidR="00E77213" w:rsidRDefault="0045697C">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Ensure that the various responsibilities of the committee are properly distributed among its members.</w:t>
      </w:r>
    </w:p>
    <w:p w14:paraId="00000076" w14:textId="77777777" w:rsidR="00E77213" w:rsidRDefault="0045697C">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Hold committee members responsible for completing all assigned tasks.</w:t>
      </w:r>
    </w:p>
    <w:p w14:paraId="00000077" w14:textId="1D0709CC" w:rsidR="00E77213" w:rsidRDefault="0045697C">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Inform the Executive Committee of any proposals for general board meeting.</w:t>
      </w:r>
    </w:p>
    <w:p w14:paraId="00000078" w14:textId="77777777" w:rsidR="00E77213" w:rsidRDefault="0045697C">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Inform the Vice President of Programming of committee activities.</w:t>
      </w:r>
    </w:p>
    <w:p w14:paraId="00000079" w14:textId="2020C5A5" w:rsidR="00E77213" w:rsidRDefault="0045697C">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appropriate number of committee members needed both Semesters.</w:t>
      </w:r>
    </w:p>
    <w:p w14:paraId="244B12E0" w14:textId="35BA7AC5" w:rsidR="00C2384A" w:rsidRPr="00BB0EF6" w:rsidRDefault="00C2384A">
      <w:pPr>
        <w:numPr>
          <w:ilvl w:val="0"/>
          <w:numId w:val="32"/>
        </w:numPr>
        <w:rPr>
          <w:rFonts w:ascii="Times New Roman" w:eastAsia="Times New Roman" w:hAnsi="Times New Roman" w:cs="Times New Roman"/>
          <w:sz w:val="24"/>
          <w:szCs w:val="24"/>
        </w:rPr>
      </w:pPr>
      <w:r w:rsidRPr="00BB0EF6">
        <w:rPr>
          <w:rFonts w:ascii="Times New Roman" w:eastAsia="Times New Roman" w:hAnsi="Times New Roman" w:cs="Times New Roman"/>
          <w:sz w:val="24"/>
          <w:szCs w:val="24"/>
        </w:rPr>
        <w:t>Organize a marketing system for their Committee’s events</w:t>
      </w:r>
    </w:p>
    <w:p w14:paraId="0000007A" w14:textId="5D8BE07B" w:rsidR="00E77213" w:rsidRDefault="0045697C">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Fulfill requirements approved by the board.</w:t>
      </w:r>
    </w:p>
    <w:p w14:paraId="0000007B"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7C"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 Members will:</w:t>
      </w:r>
    </w:p>
    <w:p w14:paraId="0000007D" w14:textId="77777777" w:rsidR="00E77213" w:rsidRDefault="0045697C">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Attend weekly committee and general board meetings.</w:t>
      </w:r>
    </w:p>
    <w:p w14:paraId="0000007E" w14:textId="77777777" w:rsidR="00E77213" w:rsidRDefault="0045697C">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Fulfill requirements mandated by the Officers and approved by the board.</w:t>
      </w:r>
    </w:p>
    <w:p w14:paraId="0000007F" w14:textId="5A9B2ED3" w:rsidR="00E77213" w:rsidRDefault="0045697C">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event that a member </w:t>
      </w:r>
      <w:r w:rsidRPr="0045423D">
        <w:rPr>
          <w:rFonts w:ascii="Times New Roman" w:eastAsia="Times New Roman" w:hAnsi="Times New Roman" w:cs="Times New Roman"/>
          <w:sz w:val="24"/>
          <w:szCs w:val="24"/>
        </w:rPr>
        <w:t xml:space="preserve">could benefit from a leave of absence from the board, the member can approach the </w:t>
      </w:r>
      <w:r w:rsidR="0045423D" w:rsidRPr="005A2003">
        <w:rPr>
          <w:rFonts w:ascii="Times New Roman" w:eastAsia="Times New Roman" w:hAnsi="Times New Roman" w:cs="Times New Roman"/>
          <w:sz w:val="24"/>
          <w:szCs w:val="24"/>
        </w:rPr>
        <w:t>Executive</w:t>
      </w:r>
      <w:r w:rsidRPr="0045423D">
        <w:rPr>
          <w:rFonts w:ascii="Times New Roman" w:eastAsia="Times New Roman" w:hAnsi="Times New Roman" w:cs="Times New Roman"/>
          <w:sz w:val="24"/>
          <w:szCs w:val="24"/>
        </w:rPr>
        <w:t xml:space="preserve"> board and request a temporary break (of a specified length) from all FUSAB responsibilities.  The</w:t>
      </w:r>
      <w:r>
        <w:rPr>
          <w:rFonts w:ascii="Times New Roman" w:eastAsia="Times New Roman" w:hAnsi="Times New Roman" w:cs="Times New Roman"/>
          <w:sz w:val="24"/>
          <w:szCs w:val="24"/>
        </w:rPr>
        <w:t xml:space="preserve"> Executive Board will determine the validity of the request and will decide whether to grant the leave of absence,</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should an additional opinion be needed, an advisor will be consulted.</w:t>
      </w:r>
    </w:p>
    <w:p w14:paraId="00000080" w14:textId="77777777" w:rsidR="00E77213" w:rsidRDefault="00E77213">
      <w:pPr>
        <w:rPr>
          <w:rFonts w:ascii="Times New Roman" w:eastAsia="Times New Roman" w:hAnsi="Times New Roman" w:cs="Times New Roman"/>
          <w:sz w:val="24"/>
          <w:szCs w:val="24"/>
        </w:rPr>
      </w:pPr>
    </w:p>
    <w:p w14:paraId="00000081"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 Committee Descriptions:</w:t>
      </w:r>
    </w:p>
    <w:p w14:paraId="00000082"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83" w14:textId="77777777" w:rsidR="00E77213" w:rsidRDefault="0045697C">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Concert Committee</w:t>
      </w:r>
      <w:r>
        <w:rPr>
          <w:rFonts w:ascii="Times New Roman" w:eastAsia="Times New Roman" w:hAnsi="Times New Roman" w:cs="Times New Roman"/>
          <w:sz w:val="24"/>
          <w:szCs w:val="24"/>
        </w:rPr>
        <w:t xml:space="preserve"> will:</w:t>
      </w:r>
    </w:p>
    <w:p w14:paraId="00000084" w14:textId="77777777" w:rsidR="00E77213" w:rsidRDefault="0045697C">
      <w:pPr>
        <w:numPr>
          <w:ilvl w:val="0"/>
          <w:numId w:val="36"/>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Program at least one large scale concert per year.</w:t>
      </w:r>
    </w:p>
    <w:p w14:paraId="00000085" w14:textId="77777777" w:rsidR="00E77213" w:rsidRDefault="0045697C">
      <w:pPr>
        <w:numPr>
          <w:ilvl w:val="0"/>
          <w:numId w:val="36"/>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Plan movies, multimedia events, and other performance related acts.</w:t>
      </w:r>
    </w:p>
    <w:p w14:paraId="00000086"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87" w14:textId="77777777" w:rsidR="00E77213" w:rsidRDefault="0045697C">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2. </w:t>
      </w:r>
      <w:r>
        <w:rPr>
          <w:rFonts w:ascii="Times New Roman" w:eastAsia="Times New Roman" w:hAnsi="Times New Roman" w:cs="Times New Roman"/>
          <w:b/>
          <w:sz w:val="24"/>
          <w:szCs w:val="24"/>
        </w:rPr>
        <w:t>Off Campus Events</w:t>
      </w:r>
      <w:r>
        <w:rPr>
          <w:rFonts w:ascii="Times New Roman" w:eastAsia="Times New Roman" w:hAnsi="Times New Roman" w:cs="Times New Roman"/>
          <w:sz w:val="24"/>
          <w:szCs w:val="24"/>
        </w:rPr>
        <w:t xml:space="preserve"> will:</w:t>
      </w:r>
    </w:p>
    <w:p w14:paraId="00000088" w14:textId="77777777" w:rsidR="00E77213" w:rsidRDefault="0045697C">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Program off-campus events for students at discounted prices.</w:t>
      </w:r>
    </w:p>
    <w:p w14:paraId="00000089" w14:textId="77777777" w:rsidR="00E77213" w:rsidRDefault="0045697C">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Provide tickets for students for activities including, but not limited to the following: concerts, musicals, plays, sports events, etc.</w:t>
      </w:r>
    </w:p>
    <w:p w14:paraId="0000008A" w14:textId="77777777" w:rsidR="00E77213" w:rsidRDefault="0045697C">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Rollover all of the revenue generated through ticket sales to the next semester’s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budget, unless needed in the current semester.</w:t>
      </w:r>
    </w:p>
    <w:p w14:paraId="0000008B"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8C" w14:textId="77777777" w:rsidR="00E77213" w:rsidRDefault="0045697C">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sz w:val="24"/>
          <w:szCs w:val="24"/>
        </w:rPr>
        <w:t>Special Events</w:t>
      </w:r>
      <w:r>
        <w:rPr>
          <w:rFonts w:ascii="Times New Roman" w:eastAsia="Times New Roman" w:hAnsi="Times New Roman" w:cs="Times New Roman"/>
          <w:sz w:val="24"/>
          <w:szCs w:val="24"/>
        </w:rPr>
        <w:t xml:space="preserve"> will:</w:t>
      </w:r>
    </w:p>
    <w:p w14:paraId="0000008D" w14:textId="77777777" w:rsidR="00E77213" w:rsidRDefault="0045697C">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Plan events on campus that directly engage students including, but not limited to, the following: comedians, speakers, dances, cultural events, etc.</w:t>
      </w:r>
    </w:p>
    <w:p w14:paraId="0000008E" w14:textId="77777777" w:rsidR="00E77213" w:rsidRDefault="0045697C">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special, unique events.</w:t>
      </w:r>
    </w:p>
    <w:p w14:paraId="0000008F"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90" w14:textId="77777777" w:rsidR="00E77213" w:rsidRDefault="0045697C">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b/>
          <w:sz w:val="24"/>
          <w:szCs w:val="24"/>
        </w:rPr>
        <w:t>Annual Events</w:t>
      </w:r>
      <w:r>
        <w:rPr>
          <w:rFonts w:ascii="Times New Roman" w:eastAsia="Times New Roman" w:hAnsi="Times New Roman" w:cs="Times New Roman"/>
          <w:sz w:val="24"/>
          <w:szCs w:val="24"/>
        </w:rPr>
        <w:t xml:space="preserve"> will:</w:t>
      </w:r>
    </w:p>
    <w:p w14:paraId="00000091" w14:textId="77777777" w:rsidR="00E77213" w:rsidRDefault="0045697C">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Plan activities throughout the week and weekend of homecoming relating to the week’s theme.</w:t>
      </w:r>
    </w:p>
    <w:p w14:paraId="00000092" w14:textId="77777777" w:rsidR="00E77213" w:rsidRDefault="0045697C">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Meet with other organizations participating in the planning of homecoming to collaborate about the week’s events.</w:t>
      </w:r>
    </w:p>
    <w:p w14:paraId="00000093" w14:textId="77777777" w:rsidR="00E77213" w:rsidRDefault="0045697C">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Plan other on campus events that are part of the traditions of Furman, including LDOC and Winter Wonderland</w:t>
      </w:r>
    </w:p>
    <w:p w14:paraId="0000009D" w14:textId="52C5CF2E"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9E" w14:textId="77777777" w:rsidR="00E77213" w:rsidRDefault="0045697C">
      <w:pPr>
        <w:spacing w:after="80"/>
        <w:rPr>
          <w:rFonts w:ascii="Times New Roman" w:eastAsia="Times New Roman" w:hAnsi="Times New Roman" w:cs="Times New Roman"/>
          <w:b/>
          <w:sz w:val="24"/>
          <w:szCs w:val="24"/>
        </w:rPr>
      </w:pPr>
      <w:r>
        <w:rPr>
          <w:rFonts w:ascii="Times New Roman" w:eastAsia="Times New Roman" w:hAnsi="Times New Roman" w:cs="Times New Roman"/>
          <w:b/>
          <w:sz w:val="24"/>
          <w:szCs w:val="24"/>
        </w:rPr>
        <w:t>VII.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Meeting Structure</w:t>
      </w:r>
    </w:p>
    <w:p w14:paraId="0000009F"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The Executive Meeting:</w:t>
      </w:r>
    </w:p>
    <w:p w14:paraId="000000A0" w14:textId="77777777" w:rsidR="00E77213" w:rsidRDefault="0045697C">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Will include the six Officers.</w:t>
      </w:r>
    </w:p>
    <w:p w14:paraId="000000A1" w14:textId="77777777" w:rsidR="00E77213" w:rsidRDefault="0045697C">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 preside at the meeting.</w:t>
      </w:r>
    </w:p>
    <w:p w14:paraId="000000A2" w14:textId="77777777" w:rsidR="00E77213" w:rsidRDefault="0045697C">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 call the meeting to order.</w:t>
      </w:r>
    </w:p>
    <w:p w14:paraId="000000A3" w14:textId="77777777" w:rsidR="00E77213" w:rsidRDefault="0045697C">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 give each Officer the opportunity to report on the business of their position.</w:t>
      </w:r>
    </w:p>
    <w:p w14:paraId="000000A4" w14:textId="77777777" w:rsidR="00E77213" w:rsidRDefault="0045697C">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 give a report when deemed necessary while maintaining impartiality.</w:t>
      </w:r>
    </w:p>
    <w:p w14:paraId="000000A5"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 The Committee Chair Meeting</w:t>
      </w:r>
    </w:p>
    <w:p w14:paraId="000000A6" w14:textId="77777777" w:rsidR="00E77213" w:rsidRDefault="0045697C">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Will include the six officers and all five standing committee chairs, any ad hoc committee chairs, and the Social Media Coordinator.</w:t>
      </w:r>
    </w:p>
    <w:p w14:paraId="000000A7" w14:textId="77777777" w:rsidR="00E77213" w:rsidRDefault="0045697C">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vice president of programming will preside at the meeting.</w:t>
      </w:r>
    </w:p>
    <w:p w14:paraId="000000A8" w14:textId="77777777" w:rsidR="00E77213" w:rsidRDefault="0045697C">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vice president of programming will call the meeting to order.</w:t>
      </w:r>
    </w:p>
    <w:p w14:paraId="000000A9" w14:textId="77777777" w:rsidR="00E77213" w:rsidRDefault="0045697C">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vice president of programming will give each Committee Chair the opportunity to report on the business of the committee.</w:t>
      </w:r>
    </w:p>
    <w:p w14:paraId="000000AA" w14:textId="77777777" w:rsidR="00E77213" w:rsidRDefault="0045697C">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Committee Chair will notify the Executive Committee of event proposals for new business.</w:t>
      </w:r>
    </w:p>
    <w:p w14:paraId="000000AB" w14:textId="77777777" w:rsidR="00E77213" w:rsidRDefault="0045697C">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parliamentarian will record the agenda for the general board meeting.</w:t>
      </w:r>
    </w:p>
    <w:p w14:paraId="000000AC"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 General Board Meetings:</w:t>
      </w:r>
    </w:p>
    <w:p w14:paraId="000000AD" w14:textId="77777777" w:rsidR="00E77213" w:rsidRDefault="0045697C">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president will preside at the meeting.</w:t>
      </w:r>
    </w:p>
    <w:p w14:paraId="000000AE" w14:textId="77777777" w:rsidR="00E77213" w:rsidRDefault="0045697C">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 call the meeting to order.</w:t>
      </w:r>
    </w:p>
    <w:p w14:paraId="000000AF" w14:textId="77777777" w:rsidR="00E77213" w:rsidRDefault="0045697C">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committees will be given the opportunity to inform the general board of potential events and to seek alternative ideas from the entire board.</w:t>
      </w:r>
    </w:p>
    <w:p w14:paraId="000000B0" w14:textId="77777777" w:rsidR="00E77213" w:rsidRDefault="0045697C">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committees will introduce new business.</w:t>
      </w:r>
    </w:p>
    <w:p w14:paraId="000000B1" w14:textId="77777777" w:rsidR="00E77213" w:rsidRDefault="0045697C">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board will discuss and vote on old business.</w:t>
      </w:r>
    </w:p>
    <w:p w14:paraId="000000B2" w14:textId="77777777" w:rsidR="00E77213" w:rsidRDefault="0045697C">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board will be given the opportunity to make general announcements.</w:t>
      </w:r>
    </w:p>
    <w:p w14:paraId="000000B3" w14:textId="77777777" w:rsidR="00E77213" w:rsidRDefault="0045697C">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Vice President of Administration will assign members office hours.</w:t>
      </w:r>
    </w:p>
    <w:p w14:paraId="000000B4" w14:textId="77777777" w:rsidR="00E77213" w:rsidRDefault="0045697C">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Executive Committee members will give a report to the board on any matters deemed necessary.</w:t>
      </w:r>
    </w:p>
    <w:p w14:paraId="000000B5" w14:textId="77777777" w:rsidR="00E77213" w:rsidRDefault="0045697C">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 adjourn the meeting.</w:t>
      </w:r>
    </w:p>
    <w:p w14:paraId="000000B6" w14:textId="77777777" w:rsidR="00E77213" w:rsidRDefault="00E77213">
      <w:pPr>
        <w:rPr>
          <w:rFonts w:ascii="Times New Roman" w:eastAsia="Times New Roman" w:hAnsi="Times New Roman" w:cs="Times New Roman"/>
          <w:sz w:val="24"/>
          <w:szCs w:val="24"/>
        </w:rPr>
      </w:pPr>
    </w:p>
    <w:p w14:paraId="000000B7"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VIII.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Election of Officers</w:t>
      </w:r>
    </w:p>
    <w:p w14:paraId="000000B8" w14:textId="6C73A358"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 Nominations will be taken two weeks prior to the election and can be accepted until the night of the election. A member can accept the nomination for only one office</w:t>
      </w:r>
      <w:r w:rsidRPr="00996DD2">
        <w:rPr>
          <w:rFonts w:ascii="Times New Roman" w:eastAsia="Times New Roman" w:hAnsi="Times New Roman" w:cs="Times New Roman"/>
          <w:sz w:val="24"/>
          <w:szCs w:val="24"/>
        </w:rPr>
        <w:t>.  Any member who has been defeated can accept a nomination for a lower office before speeches begin for that office.</w:t>
      </w:r>
    </w:p>
    <w:p w14:paraId="000000B9" w14:textId="77777777"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B. The president, vice president of administration, vice president of programming, vice president of public relations and the vice president of finance must have served at least two full academic semesters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before being eligible for election.</w:t>
      </w:r>
    </w:p>
    <w:p w14:paraId="000000BA" w14:textId="77777777"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 Individuals planning to go on foreign study during the upcoming term, for any length of time, will be ineligible for an officer position.</w:t>
      </w:r>
    </w:p>
    <w:p w14:paraId="000000BB" w14:textId="77777777"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 The president will preside at the election meeting, will be responsible for keeping a speaker’s list, and will not be allowed to vote.</w:t>
      </w:r>
    </w:p>
    <w:p w14:paraId="000000BC" w14:textId="77777777"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E. The parliamentarian will be responsible for ensuring that proper time and order is kept.  The parliamentarian will also be responsible for making sure that dilatory comments are not made.  The parliamentarian can speak but not vote.</w:t>
      </w:r>
    </w:p>
    <w:p w14:paraId="000000BD" w14:textId="09AA0808"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 Nominated members are allotted five minutes to address the board, after which the candidates will leave the room.  The order of electing officers will </w:t>
      </w:r>
      <w:proofErr w:type="gramStart"/>
      <w:r>
        <w:rPr>
          <w:rFonts w:ascii="Times New Roman" w:eastAsia="Times New Roman" w:hAnsi="Times New Roman" w:cs="Times New Roman"/>
          <w:sz w:val="24"/>
          <w:szCs w:val="24"/>
        </w:rPr>
        <w:t>be:</w:t>
      </w:r>
      <w:proofErr w:type="gramEnd"/>
      <w:r>
        <w:rPr>
          <w:rFonts w:ascii="Times New Roman" w:eastAsia="Times New Roman" w:hAnsi="Times New Roman" w:cs="Times New Roman"/>
          <w:sz w:val="24"/>
          <w:szCs w:val="24"/>
        </w:rPr>
        <w:t xml:space="preserve"> president, </w:t>
      </w:r>
      <w:r w:rsidRPr="00990447">
        <w:rPr>
          <w:rFonts w:ascii="Times New Roman" w:eastAsia="Times New Roman" w:hAnsi="Times New Roman" w:cs="Times New Roman"/>
          <w:sz w:val="24"/>
          <w:szCs w:val="24"/>
        </w:rPr>
        <w:t xml:space="preserve">vice president of programming, </w:t>
      </w:r>
      <w:r w:rsidR="007E6A8A" w:rsidRPr="00990447">
        <w:rPr>
          <w:rFonts w:ascii="Times New Roman" w:eastAsia="Times New Roman" w:hAnsi="Times New Roman" w:cs="Times New Roman"/>
          <w:sz w:val="24"/>
          <w:szCs w:val="24"/>
        </w:rPr>
        <w:t>vice president of administration,</w:t>
      </w:r>
      <w:r w:rsidR="007E6A8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vice president of public relations, vice president of finance, and parliamentarian.</w:t>
      </w:r>
    </w:p>
    <w:p w14:paraId="000000BE" w14:textId="77777777"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G. The board will discuss and vote.  Each board member will be given the opportunity to speak if they desire, assuming that the speakers’ list has not been closed.  The amount of time that a board member is allowed to speak at any one time will be limited to one minute.</w:t>
      </w:r>
    </w:p>
    <w:p w14:paraId="000000BF" w14:textId="77777777"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H. Members will vote using a secret ballot, which will be counted by the advisor and the president.</w:t>
      </w:r>
    </w:p>
    <w:p w14:paraId="000000C0" w14:textId="77777777"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 In the absence of a majority vote, the candidate with the fewest votes will be eliminated.  Another vote (including those running) will be taken until a majority is reached.</w:t>
      </w:r>
    </w:p>
    <w:p w14:paraId="000000C1"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J. If there is a tie, the president will vote to break it.</w:t>
      </w:r>
    </w:p>
    <w:p w14:paraId="000000C2" w14:textId="77777777" w:rsidR="00E77213" w:rsidRDefault="00E77213">
      <w:pPr>
        <w:rPr>
          <w:rFonts w:ascii="Times New Roman" w:eastAsia="Times New Roman" w:hAnsi="Times New Roman" w:cs="Times New Roman"/>
          <w:sz w:val="24"/>
          <w:szCs w:val="24"/>
        </w:rPr>
      </w:pPr>
    </w:p>
    <w:p w14:paraId="000000C3"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IX.</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Recall of members</w:t>
      </w:r>
    </w:p>
    <w:p w14:paraId="000000C4" w14:textId="77777777" w:rsidR="00E77213" w:rsidRDefault="0045697C">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Any member of FUSAB is subject to impeachment and retraction of membership by a five-sixths vote of the Officers for the following delinquencies:</w:t>
      </w:r>
    </w:p>
    <w:p w14:paraId="000000C5" w14:textId="77777777" w:rsidR="00E77213" w:rsidRDefault="0045697C">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Failure to fulfill attendance requirements set forth by the current year’s Executive Officers.</w:t>
      </w:r>
    </w:p>
    <w:p w14:paraId="000000C6" w14:textId="77777777" w:rsidR="00E77213" w:rsidRDefault="0045697C">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Failure to fulfill duties of membership</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to the board and to their respective committee.</w:t>
      </w:r>
    </w:p>
    <w:p w14:paraId="000000C7" w14:textId="77777777" w:rsidR="00E77213" w:rsidRDefault="0045697C">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Misappropriation of funds.</w:t>
      </w:r>
    </w:p>
    <w:p w14:paraId="000000C8" w14:textId="77777777" w:rsidR="00E77213" w:rsidRDefault="0045697C">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Drinking or being intoxicated while performing duties at a FUSAB event.</w:t>
      </w:r>
    </w:p>
    <w:p w14:paraId="000000C9" w14:textId="77777777" w:rsidR="00E77213" w:rsidRDefault="0045697C">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Any other misconduct deemed inappropriate or delinquent by the presiding Executive board.</w:t>
      </w:r>
    </w:p>
    <w:p w14:paraId="000000CA" w14:textId="77777777" w:rsidR="00E77213" w:rsidRDefault="0045697C">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This will be considered an inappropriate or delinquent misconduct by a vote from the Executive board of at least five votes out of six.</w:t>
      </w:r>
    </w:p>
    <w:p w14:paraId="000000CB"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CC" w14:textId="6FC08878"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B.  At the end of the semester, the Vice President of Administration, Vice President of Programming, and Vice President of Public Relations should present to the Officers the members who do not fulfill their requirements as listed above: two office hours,</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eight event points and six publicity points. Any member who fails to meet the requirements of any of these categories will be put on probation for the entirety of the following semester.</w:t>
      </w:r>
    </w:p>
    <w:p w14:paraId="000000CD"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 The President and the Advisor will oversee the probation process</w:t>
      </w:r>
    </w:p>
    <w:p w14:paraId="000000CE" w14:textId="48405D5A" w:rsidR="00E77213" w:rsidRDefault="0045697C">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Find the actions to be taken by the executive committee, president and advisor for Recall of Members in Bylaw VI Section A</w:t>
      </w:r>
    </w:p>
    <w:p w14:paraId="000000CF" w14:textId="77777777" w:rsidR="00E77213" w:rsidRDefault="00E77213">
      <w:pPr>
        <w:rPr>
          <w:rFonts w:ascii="Times New Roman" w:eastAsia="Times New Roman" w:hAnsi="Times New Roman" w:cs="Times New Roman"/>
          <w:sz w:val="24"/>
          <w:szCs w:val="24"/>
        </w:rPr>
      </w:pPr>
    </w:p>
    <w:p w14:paraId="000000D0" w14:textId="77777777" w:rsidR="00E77213" w:rsidRDefault="0045697C">
      <w:pPr>
        <w:spacing w:after="80"/>
        <w:rPr>
          <w:rFonts w:ascii="Times New Roman" w:eastAsia="Times New Roman" w:hAnsi="Times New Roman" w:cs="Times New Roman"/>
          <w:b/>
          <w:sz w:val="24"/>
          <w:szCs w:val="24"/>
        </w:rPr>
      </w:pPr>
      <w:r>
        <w:rPr>
          <w:rFonts w:ascii="Times New Roman" w:eastAsia="Times New Roman" w:hAnsi="Times New Roman" w:cs="Times New Roman"/>
          <w:b/>
          <w:sz w:val="24"/>
          <w:szCs w:val="24"/>
        </w:rPr>
        <w:t>X.</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Amendments</w:t>
      </w:r>
    </w:p>
    <w:p w14:paraId="000000D1" w14:textId="58DEA082"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constitution is subject to amendment at any regular FUSAB meeting, provided that notice of a proposed change is presented one meeting in advance.   A two-thirds favorable vote by those present on the Board and approval from proper University authorities is required for passage.  Furthermore, a Constitutional review committee will be formed once a school year for the purpose of improving the structure of the board.  It will be overseen by the parliamentarian</w:t>
      </w:r>
      <w:r w:rsidR="00990447">
        <w:rPr>
          <w:rFonts w:ascii="Times New Roman" w:eastAsia="Times New Roman" w:hAnsi="Times New Roman" w:cs="Times New Roman"/>
          <w:sz w:val="24"/>
          <w:szCs w:val="24"/>
        </w:rPr>
        <w:t>.</w:t>
      </w:r>
    </w:p>
    <w:p w14:paraId="000000D2" w14:textId="77777777" w:rsidR="00E77213" w:rsidRDefault="00E77213">
      <w:pPr>
        <w:rPr>
          <w:rFonts w:ascii="Times New Roman" w:eastAsia="Times New Roman" w:hAnsi="Times New Roman" w:cs="Times New Roman"/>
          <w:sz w:val="24"/>
          <w:szCs w:val="24"/>
        </w:rPr>
      </w:pPr>
    </w:p>
    <w:p w14:paraId="000000D3" w14:textId="77777777" w:rsidR="00E77213" w:rsidRDefault="0045697C">
      <w:pPr>
        <w:spacing w:after="80"/>
        <w:rPr>
          <w:rFonts w:ascii="Times New Roman" w:eastAsia="Times New Roman" w:hAnsi="Times New Roman" w:cs="Times New Roman"/>
          <w:b/>
          <w:sz w:val="24"/>
          <w:szCs w:val="24"/>
        </w:rPr>
      </w:pPr>
      <w:r>
        <w:rPr>
          <w:rFonts w:ascii="Times New Roman" w:eastAsia="Times New Roman" w:hAnsi="Times New Roman" w:cs="Times New Roman"/>
          <w:b/>
          <w:sz w:val="24"/>
          <w:szCs w:val="24"/>
        </w:rPr>
        <w:t>XI.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Summer Business</w:t>
      </w:r>
    </w:p>
    <w:p w14:paraId="000000D4"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During the Summer, the Officers will have the power without consent of the general board but under the guidance of the FUSAB Advisor, to decide on matters that must be addressed before the beginning of the Fall term.</w:t>
      </w:r>
    </w:p>
    <w:p w14:paraId="000000D5"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D6" w14:textId="77777777" w:rsidR="00E77213" w:rsidRDefault="0045697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Bylaws to the Constitution of FUSAB</w:t>
      </w:r>
    </w:p>
    <w:p w14:paraId="000000D7"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I.      </w:t>
      </w:r>
      <w:r>
        <w:rPr>
          <w:rFonts w:ascii="Times New Roman" w:eastAsia="Times New Roman" w:hAnsi="Times New Roman" w:cs="Times New Roman"/>
          <w:b/>
          <w:sz w:val="24"/>
          <w:szCs w:val="24"/>
        </w:rPr>
        <w:t>Executive Powers</w:t>
      </w:r>
    </w:p>
    <w:p w14:paraId="000000D8" w14:textId="77777777" w:rsidR="00E77213" w:rsidRDefault="0045697C">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w:t>
      </w:r>
    </w:p>
    <w:p w14:paraId="000000D9" w14:textId="77777777" w:rsidR="00E77213" w:rsidRDefault="0045697C">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Serve as the SGA representative of FUSAB.</w:t>
      </w:r>
    </w:p>
    <w:p w14:paraId="000000DA" w14:textId="77777777" w:rsidR="00E77213" w:rsidRDefault="0045697C">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Have the right to appoint representatives on behalf of FUSAB.</w:t>
      </w:r>
    </w:p>
    <w:p w14:paraId="000000DB" w14:textId="77777777" w:rsidR="00E77213" w:rsidRDefault="0045697C">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Have the right to invite any person to the executive meeting.</w:t>
      </w:r>
    </w:p>
    <w:p w14:paraId="000000DC" w14:textId="77777777" w:rsidR="00E77213" w:rsidRDefault="0045697C">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Have the right to assign board members to committees at the approval of the executive committee.</w:t>
      </w:r>
    </w:p>
    <w:p w14:paraId="000000DD" w14:textId="77777777" w:rsidR="00E77213" w:rsidRDefault="0045697C">
      <w:pPr>
        <w:ind w:left="720"/>
        <w:rPr>
          <w:rFonts w:ascii="Times New Roman" w:eastAsia="Times New Roman" w:hAnsi="Times New Roman" w:cs="Times New Roman"/>
          <w:strike/>
          <w:color w:val="FF0000"/>
          <w:sz w:val="24"/>
          <w:szCs w:val="24"/>
        </w:rPr>
      </w:pPr>
      <w:r>
        <w:rPr>
          <w:rFonts w:ascii="Times New Roman" w:eastAsia="Times New Roman" w:hAnsi="Times New Roman" w:cs="Times New Roman"/>
          <w:sz w:val="24"/>
          <w:szCs w:val="24"/>
        </w:rPr>
        <w:t>B. A Motion can be moved directly into old business with the general consensus of the Executive Committee.</w:t>
      </w:r>
    </w:p>
    <w:p w14:paraId="000000DE" w14:textId="77777777" w:rsidR="00E77213" w:rsidRDefault="00E77213">
      <w:pPr>
        <w:ind w:firstLine="720"/>
        <w:rPr>
          <w:rFonts w:ascii="Times New Roman" w:eastAsia="Times New Roman" w:hAnsi="Times New Roman" w:cs="Times New Roman"/>
          <w:sz w:val="24"/>
          <w:szCs w:val="24"/>
        </w:rPr>
      </w:pPr>
    </w:p>
    <w:p w14:paraId="000000DF"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II.     </w:t>
      </w:r>
      <w:r>
        <w:rPr>
          <w:rFonts w:ascii="Times New Roman" w:eastAsia="Times New Roman" w:hAnsi="Times New Roman" w:cs="Times New Roman"/>
          <w:b/>
          <w:sz w:val="24"/>
          <w:szCs w:val="24"/>
        </w:rPr>
        <w:t>Vacancies</w:t>
      </w:r>
    </w:p>
    <w:p w14:paraId="000000E0" w14:textId="77777777" w:rsidR="00E77213" w:rsidRDefault="0045697C">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Officer Vacancy. If there is an officer vacancy, a new officer will be chosen in the same manner as outlined in the FUSAB Constitution.  However, the nomination time period may be shortened to one week.  If no one accepts nominations, then the president may appoint an officer.</w:t>
      </w:r>
    </w:p>
    <w:p w14:paraId="000000E1" w14:textId="77777777" w:rsidR="00E77213" w:rsidRDefault="0045697C">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Chair Vacancy. If there is a committee chair vacancy, the new committee chair will be appointed by the Executive Officers.</w:t>
      </w:r>
    </w:p>
    <w:p w14:paraId="000000E2" w14:textId="77777777" w:rsidR="00E77213" w:rsidRDefault="0045697C">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vacancy is the president, then the Vice President of Administration will assume the position and all responsibilities as president.  Election will be held for the office of VPA in the same manner as outlined in this </w:t>
      </w:r>
      <w:proofErr w:type="gramStart"/>
      <w:r>
        <w:rPr>
          <w:rFonts w:ascii="Times New Roman" w:eastAsia="Times New Roman" w:hAnsi="Times New Roman" w:cs="Times New Roman"/>
          <w:sz w:val="24"/>
          <w:szCs w:val="24"/>
        </w:rPr>
        <w:t>Constitution, but</w:t>
      </w:r>
      <w:proofErr w:type="gramEnd"/>
      <w:r>
        <w:rPr>
          <w:rFonts w:ascii="Times New Roman" w:eastAsia="Times New Roman" w:hAnsi="Times New Roman" w:cs="Times New Roman"/>
          <w:sz w:val="24"/>
          <w:szCs w:val="24"/>
        </w:rPr>
        <w:t xml:space="preserve"> can be shortened to one week.</w:t>
      </w:r>
    </w:p>
    <w:p w14:paraId="000000E3" w14:textId="77777777" w:rsidR="00E77213" w:rsidRDefault="00E77213">
      <w:pPr>
        <w:rPr>
          <w:rFonts w:ascii="Times New Roman" w:eastAsia="Times New Roman" w:hAnsi="Times New Roman" w:cs="Times New Roman"/>
          <w:sz w:val="24"/>
          <w:szCs w:val="24"/>
        </w:rPr>
      </w:pPr>
    </w:p>
    <w:p w14:paraId="000000E4"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III.   </w:t>
      </w:r>
      <w:r>
        <w:rPr>
          <w:rFonts w:ascii="Times New Roman" w:eastAsia="Times New Roman" w:hAnsi="Times New Roman" w:cs="Times New Roman"/>
          <w:b/>
          <w:sz w:val="24"/>
          <w:szCs w:val="24"/>
        </w:rPr>
        <w:t>General Procedures</w:t>
      </w:r>
    </w:p>
    <w:p w14:paraId="000000E5" w14:textId="77777777" w:rsidR="00E77213" w:rsidRDefault="0045697C">
      <w:pPr>
        <w:numPr>
          <w:ilvl w:val="0"/>
          <w:numId w:val="41"/>
        </w:numPr>
        <w:rPr>
          <w:rFonts w:ascii="Times New Roman" w:eastAsia="Times New Roman" w:hAnsi="Times New Roman" w:cs="Times New Roman"/>
          <w:sz w:val="24"/>
          <w:szCs w:val="24"/>
        </w:rPr>
      </w:pPr>
      <w:r>
        <w:rPr>
          <w:rFonts w:ascii="Times New Roman" w:eastAsia="Times New Roman" w:hAnsi="Times New Roman" w:cs="Times New Roman"/>
          <w:sz w:val="24"/>
          <w:szCs w:val="24"/>
        </w:rPr>
        <w:t>Quorum is set at one member more than half of the active voting members.  This excludes the president and parliamentarian.</w:t>
      </w:r>
    </w:p>
    <w:p w14:paraId="000000E6" w14:textId="77777777" w:rsidR="00E77213" w:rsidRDefault="0045697C">
      <w:pPr>
        <w:numPr>
          <w:ilvl w:val="0"/>
          <w:numId w:val="4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w:t>
      </w:r>
    </w:p>
    <w:p w14:paraId="000000E7" w14:textId="77777777" w:rsidR="00E77213" w:rsidRDefault="0045697C">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member must notify the Vice President of Administration two days in advance in order to receive an excused absence for a general board meeting.  The Vice President of Administration will deem absences excused or unexcused.</w:t>
      </w:r>
    </w:p>
    <w:p w14:paraId="000000E8" w14:textId="77777777" w:rsidR="00E77213" w:rsidRDefault="0045697C">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member must notify the chair two days in advance in order to receive an excused absence for a committee meeting.  The chair will deem absences excused or unexcused.</w:t>
      </w:r>
    </w:p>
    <w:p w14:paraId="000000E9" w14:textId="77777777" w:rsidR="00E77213" w:rsidRDefault="0045697C">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Members are limited 3 unexcused absences from board meetings and 3 unexcused absences from committee meetings per semester, members that exceed this number will be subjected to probation.</w:t>
      </w:r>
    </w:p>
    <w:p w14:paraId="000000EA" w14:textId="77777777" w:rsidR="00E77213" w:rsidRDefault="00E77213">
      <w:pPr>
        <w:rPr>
          <w:rFonts w:ascii="Times New Roman" w:eastAsia="Times New Roman" w:hAnsi="Times New Roman" w:cs="Times New Roman"/>
          <w:sz w:val="24"/>
          <w:szCs w:val="24"/>
        </w:rPr>
      </w:pPr>
    </w:p>
    <w:p w14:paraId="000000EB" w14:textId="77777777" w:rsidR="00E77213" w:rsidRDefault="0045697C">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IV.   </w:t>
      </w:r>
      <w:r>
        <w:rPr>
          <w:rFonts w:ascii="Times New Roman" w:eastAsia="Times New Roman" w:hAnsi="Times New Roman" w:cs="Times New Roman"/>
          <w:b/>
          <w:sz w:val="24"/>
          <w:szCs w:val="24"/>
        </w:rPr>
        <w:t>Financial Guidelines</w:t>
      </w:r>
    </w:p>
    <w:p w14:paraId="000000EC" w14:textId="77777777" w:rsidR="00E77213" w:rsidRDefault="0045697C">
      <w:pPr>
        <w:numPr>
          <w:ilvl w:val="0"/>
          <w:numId w:val="1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Check/Credit Card Requests</w:t>
      </w:r>
    </w:p>
    <w:p w14:paraId="000000ED" w14:textId="77777777" w:rsidR="00E77213" w:rsidRDefault="0045697C">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Payment cards must be checked out following the appropriate process. The FUSAB card sign out sheet must be filled out and the index card with the board member’s name as well as the board member’s personal credit card must replace the FUSAB card before FUSAB card is checked out for use. All receipts must be turned in to the Vice President of Finance by the end of the month.</w:t>
      </w:r>
    </w:p>
    <w:p w14:paraId="000000EE" w14:textId="77777777" w:rsidR="00E77213" w:rsidRDefault="0045697C">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Checks requests should be made at least 2 weeks in advance via </w:t>
      </w:r>
      <w:proofErr w:type="spellStart"/>
      <w:r>
        <w:rPr>
          <w:rFonts w:ascii="Times New Roman" w:eastAsia="Times New Roman" w:hAnsi="Times New Roman" w:cs="Times New Roman"/>
          <w:sz w:val="24"/>
          <w:szCs w:val="24"/>
        </w:rPr>
        <w:t>SyncDin</w:t>
      </w:r>
      <w:proofErr w:type="spellEnd"/>
      <w:r>
        <w:rPr>
          <w:rFonts w:ascii="Times New Roman" w:eastAsia="Times New Roman" w:hAnsi="Times New Roman" w:cs="Times New Roman"/>
          <w:sz w:val="24"/>
          <w:szCs w:val="24"/>
        </w:rPr>
        <w:t>.  Anyone on the board will be able to make such a request.</w:t>
      </w:r>
    </w:p>
    <w:p w14:paraId="000000EF" w14:textId="77777777" w:rsidR="00E77213" w:rsidRDefault="004569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Reimbursement Request</w:t>
      </w:r>
    </w:p>
    <w:p w14:paraId="000000F0" w14:textId="49C3B0A0" w:rsidR="00E77213" w:rsidRDefault="0045697C">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Receipts must be attached to the reimbursement form.  Allow 2 weeks for reimbursement.  The Vice President of Finance cannot reimburse </w:t>
      </w:r>
      <w:r w:rsidRPr="005A2003">
        <w:rPr>
          <w:rFonts w:ascii="Times New Roman" w:eastAsia="Times New Roman" w:hAnsi="Times New Roman" w:cs="Times New Roman"/>
          <w:sz w:val="24"/>
          <w:szCs w:val="24"/>
        </w:rPr>
        <w:t>themselves</w:t>
      </w:r>
      <w:r>
        <w:rPr>
          <w:rFonts w:ascii="Times New Roman" w:eastAsia="Times New Roman" w:hAnsi="Times New Roman" w:cs="Times New Roman"/>
          <w:sz w:val="24"/>
          <w:szCs w:val="24"/>
        </w:rPr>
        <w:t>; the president or advisor must do so.</w:t>
      </w:r>
    </w:p>
    <w:p w14:paraId="000000F1" w14:textId="77777777" w:rsidR="00E77213" w:rsidRDefault="004569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Cash Box Request:</w:t>
      </w:r>
    </w:p>
    <w:p w14:paraId="000000F2" w14:textId="77777777" w:rsidR="00E77213" w:rsidRDefault="0045697C">
      <w:pPr>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 the Vice President of Finance one week in advance of when the cash boxes will be used and how much change is needed. The cash box must be returned immediately after use.</w:t>
      </w:r>
    </w:p>
    <w:p w14:paraId="000000F3" w14:textId="77777777" w:rsidR="00E77213" w:rsidRDefault="004569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Petty Cash Request</w:t>
      </w:r>
    </w:p>
    <w:p w14:paraId="000000F4" w14:textId="77777777" w:rsidR="00E77213" w:rsidRDefault="0045697C">
      <w:pPr>
        <w:numPr>
          <w:ilvl w:val="0"/>
          <w:numId w:val="3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request must be made at least three days prior to the event.  The Check/Credit Card Request form must be used for all requests.  Every time cash is removed a receipt must be filled out and left in the safe.</w:t>
      </w:r>
    </w:p>
    <w:p w14:paraId="000000F5" w14:textId="77777777" w:rsidR="00E77213" w:rsidRDefault="004569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 Rollovers</w:t>
      </w:r>
    </w:p>
    <w:p w14:paraId="000000F6" w14:textId="77777777" w:rsidR="00E77213" w:rsidRDefault="0045697C">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Rollovers can only happen with approval of the general board and can only consist of money left over from the previous semester.  They can only be requested when a committee has budgeted all of their money for the current semester.  Money that is not rolled over will move into the UNA.</w:t>
      </w:r>
    </w:p>
    <w:p w14:paraId="000000F7" w14:textId="77777777" w:rsidR="00E77213" w:rsidRDefault="004569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 Unrestricted Net Assets Fund</w:t>
      </w:r>
    </w:p>
    <w:p w14:paraId="000000F8" w14:textId="77777777" w:rsidR="00E77213" w:rsidRDefault="0045697C">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Unrestricted Net Assets fund will be maintained at $30,000.  Should it fall below this number at any time, the following terms’ budgets will be adjusted to compensate for the loss as the executive board sees fit.  Should it exceed $30,000, the surplus will be redistributed to the committee in the corresponding term of the following year.</w:t>
      </w:r>
    </w:p>
    <w:p w14:paraId="000000F9" w14:textId="77777777" w:rsidR="00E77213" w:rsidRDefault="004569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 Budget</w:t>
      </w:r>
    </w:p>
    <w:p w14:paraId="000000FA" w14:textId="77777777" w:rsidR="00E77213" w:rsidRDefault="0045697C">
      <w:pPr>
        <w:numPr>
          <w:ilvl w:val="0"/>
          <w:numId w:val="3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budget for Spring will be passed at the Fall retreat.  The budget for Fall will be passed at the Spring retreat.</w:t>
      </w:r>
    </w:p>
    <w:p w14:paraId="000000FB" w14:textId="77777777" w:rsidR="00E77213" w:rsidRDefault="004569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Officer Honorarium</w:t>
      </w:r>
    </w:p>
    <w:p w14:paraId="000000FC" w14:textId="799667B2" w:rsidR="00E77213" w:rsidRPr="00012385" w:rsidRDefault="0045697C" w:rsidP="00611D18">
      <w:pPr>
        <w:pStyle w:val="ListParagraph"/>
        <w:numPr>
          <w:ilvl w:val="0"/>
          <w:numId w:val="48"/>
        </w:numPr>
        <w:jc w:val="both"/>
        <w:rPr>
          <w:rFonts w:ascii="Times New Roman" w:eastAsia="Times New Roman" w:hAnsi="Times New Roman" w:cs="Times New Roman"/>
          <w:sz w:val="24"/>
          <w:szCs w:val="24"/>
        </w:rPr>
      </w:pPr>
      <w:r w:rsidRPr="00012385">
        <w:rPr>
          <w:rFonts w:ascii="Times New Roman" w:eastAsia="Times New Roman" w:hAnsi="Times New Roman" w:cs="Times New Roman"/>
          <w:sz w:val="24"/>
          <w:szCs w:val="24"/>
        </w:rPr>
        <w:t>Officers will receive an Honorarium each term out of the Approved Budget in the following amounts:</w:t>
      </w:r>
    </w:p>
    <w:p w14:paraId="000000FD" w14:textId="77777777" w:rsidR="00E77213" w:rsidRDefault="0045697C">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President - $500</w:t>
      </w:r>
    </w:p>
    <w:p w14:paraId="000000FE" w14:textId="77777777" w:rsidR="00E77213" w:rsidRDefault="0045697C">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Vice President of Administration - $450</w:t>
      </w:r>
    </w:p>
    <w:p w14:paraId="000000FF" w14:textId="77777777" w:rsidR="00E77213" w:rsidRDefault="0045697C">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Vice President of Programming - $450</w:t>
      </w:r>
    </w:p>
    <w:p w14:paraId="00000100" w14:textId="77777777" w:rsidR="00E77213" w:rsidRDefault="0045697C">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Vice President of Public Relations - $450</w:t>
      </w:r>
    </w:p>
    <w:p w14:paraId="00000101" w14:textId="77777777" w:rsidR="00E77213" w:rsidRDefault="0045697C">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Vice President of Finance- $450</w:t>
      </w:r>
    </w:p>
    <w:p w14:paraId="00000102" w14:textId="77777777" w:rsidR="00E77213" w:rsidRDefault="0045697C">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Parliamentarian - $250</w:t>
      </w:r>
    </w:p>
    <w:p w14:paraId="00000103" w14:textId="77777777" w:rsidR="00E77213" w:rsidRDefault="004569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 Committee Chair Honorarium</w:t>
      </w:r>
    </w:p>
    <w:p w14:paraId="00000104" w14:textId="77777777" w:rsidR="00E77213" w:rsidRDefault="0045697C">
      <w:pPr>
        <w:numPr>
          <w:ilvl w:val="0"/>
          <w:numId w:val="3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Committee Chairs will receive an Honorarium each term out of the Approved Budget in the following amounts:</w:t>
      </w:r>
    </w:p>
    <w:p w14:paraId="00000105" w14:textId="77777777" w:rsidR="00E77213" w:rsidRDefault="0045697C">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Concert Committee Chair - $200</w:t>
      </w:r>
    </w:p>
    <w:p w14:paraId="00000106" w14:textId="77777777" w:rsidR="00E77213" w:rsidRDefault="0045697C">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Off-Campus Committee Chair - $200</w:t>
      </w:r>
    </w:p>
    <w:p w14:paraId="00000107" w14:textId="77777777" w:rsidR="00E77213" w:rsidRDefault="0045697C">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Special Committee Chair - $200</w:t>
      </w:r>
    </w:p>
    <w:p w14:paraId="00000108" w14:textId="77777777" w:rsidR="00E77213" w:rsidRDefault="0045697C">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Annual Committee Chair - $200</w:t>
      </w:r>
    </w:p>
    <w:p w14:paraId="00000109" w14:textId="7F9FD151" w:rsidR="00E77213" w:rsidRPr="00990447" w:rsidRDefault="00C54837">
      <w:pPr>
        <w:numPr>
          <w:ilvl w:val="0"/>
          <w:numId w:val="4"/>
        </w:numPr>
        <w:jc w:val="both"/>
        <w:rPr>
          <w:rFonts w:ascii="Times New Roman" w:eastAsia="Times New Roman" w:hAnsi="Times New Roman" w:cs="Times New Roman"/>
          <w:sz w:val="24"/>
          <w:szCs w:val="24"/>
        </w:rPr>
      </w:pPr>
      <w:r w:rsidRPr="00990447">
        <w:rPr>
          <w:rFonts w:ascii="Times New Roman" w:eastAsia="Times New Roman" w:hAnsi="Times New Roman" w:cs="Times New Roman"/>
          <w:sz w:val="24"/>
          <w:szCs w:val="24"/>
        </w:rPr>
        <w:t>Social Media Coordinator</w:t>
      </w:r>
      <w:r w:rsidR="0045697C" w:rsidRPr="00990447">
        <w:rPr>
          <w:rFonts w:ascii="Times New Roman" w:eastAsia="Times New Roman" w:hAnsi="Times New Roman" w:cs="Times New Roman"/>
          <w:sz w:val="24"/>
          <w:szCs w:val="24"/>
        </w:rPr>
        <w:t xml:space="preserve"> - $</w:t>
      </w:r>
      <w:r w:rsidRPr="00990447">
        <w:rPr>
          <w:rFonts w:ascii="Times New Roman" w:eastAsia="Times New Roman" w:hAnsi="Times New Roman" w:cs="Times New Roman"/>
          <w:sz w:val="24"/>
          <w:szCs w:val="24"/>
        </w:rPr>
        <w:t>1</w:t>
      </w:r>
      <w:r w:rsidR="0045697C" w:rsidRPr="00990447">
        <w:rPr>
          <w:rFonts w:ascii="Times New Roman" w:eastAsia="Times New Roman" w:hAnsi="Times New Roman" w:cs="Times New Roman"/>
          <w:sz w:val="24"/>
          <w:szCs w:val="24"/>
        </w:rPr>
        <w:t>00</w:t>
      </w:r>
    </w:p>
    <w:p w14:paraId="0000010A" w14:textId="77777777" w:rsidR="00E77213" w:rsidRDefault="004569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Applications Process</w:t>
      </w:r>
    </w:p>
    <w:p w14:paraId="0000010B" w14:textId="1BC857EA" w:rsidR="00E77213" w:rsidRDefault="0045697C">
      <w:pPr>
        <w:numPr>
          <w:ilvl w:val="0"/>
          <w:numId w:val="3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applications process will have set regulations on how many applicants can proceed on through to the next round. The applications committee can only bring a maximum of 100 applicants from the written application round to the group interview round. When moving from the group interview round to the individual interview round, the applications committee can only bring a maximum of half plus one </w:t>
      </w:r>
      <w:proofErr w:type="gramStart"/>
      <w:r>
        <w:rPr>
          <w:rFonts w:ascii="Times New Roman" w:eastAsia="Times New Roman" w:hAnsi="Times New Roman" w:cs="Times New Roman"/>
          <w:sz w:val="24"/>
          <w:szCs w:val="24"/>
        </w:rPr>
        <w:t>applicants</w:t>
      </w:r>
      <w:proofErr w:type="gramEnd"/>
      <w:r>
        <w:rPr>
          <w:rFonts w:ascii="Times New Roman" w:eastAsia="Times New Roman" w:hAnsi="Times New Roman" w:cs="Times New Roman"/>
          <w:sz w:val="24"/>
          <w:szCs w:val="24"/>
        </w:rPr>
        <w:t xml:space="preserve"> to the next round. After the final individual interviews, the applications committee will choose their top x applicants, with x being the number of desired new members that application cycle. See Appendix A for suggested application process.</w:t>
      </w:r>
      <w:r>
        <w:rPr>
          <w:rFonts w:ascii="Times New Roman" w:eastAsia="Times New Roman" w:hAnsi="Times New Roman" w:cs="Times New Roman"/>
          <w:color w:val="FF0000"/>
          <w:sz w:val="24"/>
          <w:szCs w:val="24"/>
        </w:rPr>
        <w:t xml:space="preserve"> </w:t>
      </w:r>
    </w:p>
    <w:p w14:paraId="0000010C" w14:textId="77777777" w:rsidR="00E77213" w:rsidRDefault="0045697C">
      <w:pPr>
        <w:numPr>
          <w:ilvl w:val="0"/>
          <w:numId w:val="3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Parliamentarian, the Vice President of Administration, and the co-chair of the Applications Committee will be in charge of new member onboarding.</w:t>
      </w:r>
    </w:p>
    <w:p w14:paraId="0000010D"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VI.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Recall of Members</w:t>
      </w:r>
    </w:p>
    <w:p w14:paraId="0000010E" w14:textId="77777777" w:rsidR="00E77213" w:rsidRDefault="0045697C">
      <w:pPr>
        <w:numPr>
          <w:ilvl w:val="0"/>
          <w:numId w:val="4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member will be required to fulfill two additional event points, two additional pub points, and one additional office hour while completing standard term requirements; these additional requirements can be substituted with a special project(s) as deemed appropriate by the executive board. Failure to complete point requirements will result in a meeting with the Executive Board and that member. Those with incomplete requirements will receive a letter announcing probation.  After receiving this probation letter, a member may not reach probation again during his/her/their term as a FUSAB member or that member will be excused from the board at the end of the semester.</w:t>
      </w:r>
    </w:p>
    <w:p w14:paraId="0000010F" w14:textId="77777777" w:rsidR="00E77213" w:rsidRDefault="0045697C">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1.  The Officers reserve the right to terminate a previously or currently probated member immediately by means of a unanimous vote of the Officers if that member continues to fail to meet the requirements of members as stated in Article VI, Section C.</w:t>
      </w:r>
    </w:p>
    <w:p w14:paraId="00000110"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VII.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Voting Requirements</w:t>
      </w:r>
    </w:p>
    <w:p w14:paraId="00000111" w14:textId="7FE624BC"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When a motion for an event from a committee is equal to or greater than 20% of the </w:t>
      </w:r>
      <w:r w:rsidR="00245BF5" w:rsidRPr="00990447">
        <w:rPr>
          <w:rFonts w:ascii="Times New Roman" w:eastAsia="Times New Roman" w:hAnsi="Times New Roman" w:cs="Times New Roman"/>
          <w:sz w:val="24"/>
          <w:szCs w:val="24"/>
        </w:rPr>
        <w:t>committee’s respective</w:t>
      </w:r>
      <w:r w:rsidR="00245BF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budget, the board will discuss and vote on the motion. The motion for the event cannot be passed by unanimous consent. The motion must be passed with a ⅔ majority of the board.</w:t>
      </w:r>
    </w:p>
    <w:p w14:paraId="00000112"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VIII. Missing Event Shifts</w:t>
      </w:r>
    </w:p>
    <w:p w14:paraId="00000113" w14:textId="77777777" w:rsidR="00E77213" w:rsidRDefault="0045697C">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When a member can’t fulfill obligations for an event shift they have signed up for, including events off campus they are the representatives for, they are responsible for finding a board member to replace them and communicating that with the VPP.</w:t>
      </w:r>
    </w:p>
    <w:p w14:paraId="00000114" w14:textId="0B3F3633" w:rsidR="00E77213" w:rsidRPr="00990447" w:rsidRDefault="0045697C" w:rsidP="00990447">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color w:val="222222"/>
          <w:sz w:val="24"/>
          <w:szCs w:val="24"/>
          <w:highlight w:val="white"/>
        </w:rPr>
        <w:t xml:space="preserve">Members who fail to fulfill an event shift they have signed up for will not be penalized after the first occurrence. After the second occurrence, they will lose two event shift </w:t>
      </w:r>
      <w:r>
        <w:rPr>
          <w:rFonts w:ascii="Times New Roman" w:eastAsia="Times New Roman" w:hAnsi="Times New Roman" w:cs="Times New Roman"/>
          <w:color w:val="222222"/>
          <w:sz w:val="24"/>
          <w:szCs w:val="24"/>
          <w:highlight w:val="white"/>
        </w:rPr>
        <w:lastRenderedPageBreak/>
        <w:t>points. After this, they will continue to lose two event points for each shift missed and they will be required to meet with the VPP or President, and the advisor.</w:t>
      </w:r>
    </w:p>
    <w:p w14:paraId="130EF448" w14:textId="5463E472" w:rsidR="00FF56FE" w:rsidRPr="00990447" w:rsidRDefault="00FF56FE" w:rsidP="00FF56FE">
      <w:pPr>
        <w:rPr>
          <w:rFonts w:ascii="Times New Roman" w:eastAsia="Times New Roman" w:hAnsi="Times New Roman" w:cs="Times New Roman"/>
          <w:b/>
          <w:bCs/>
          <w:color w:val="222222"/>
          <w:sz w:val="24"/>
          <w:szCs w:val="24"/>
        </w:rPr>
      </w:pPr>
      <w:r>
        <w:rPr>
          <w:rFonts w:ascii="Times New Roman" w:eastAsia="Times New Roman" w:hAnsi="Times New Roman" w:cs="Times New Roman"/>
          <w:color w:val="222222"/>
          <w:sz w:val="24"/>
          <w:szCs w:val="24"/>
        </w:rPr>
        <w:t>IX</w:t>
      </w:r>
      <w:r w:rsidRPr="00990447">
        <w:rPr>
          <w:rFonts w:ascii="Times New Roman" w:eastAsia="Times New Roman" w:hAnsi="Times New Roman" w:cs="Times New Roman"/>
          <w:color w:val="222222"/>
          <w:sz w:val="24"/>
          <w:szCs w:val="24"/>
        </w:rPr>
        <w:t xml:space="preserve">. </w:t>
      </w:r>
      <w:r w:rsidRPr="00990447">
        <w:rPr>
          <w:rFonts w:ascii="Times New Roman" w:eastAsia="Times New Roman" w:hAnsi="Times New Roman" w:cs="Times New Roman"/>
          <w:b/>
          <w:bCs/>
          <w:color w:val="222222"/>
          <w:sz w:val="24"/>
          <w:szCs w:val="24"/>
        </w:rPr>
        <w:t>Social Media Coordinator</w:t>
      </w:r>
    </w:p>
    <w:p w14:paraId="173FD77D" w14:textId="0C9C8575" w:rsidR="00FF56FE" w:rsidRPr="00990447" w:rsidRDefault="00FF56FE" w:rsidP="00FF56FE">
      <w:pPr>
        <w:pStyle w:val="ListParagraph"/>
        <w:numPr>
          <w:ilvl w:val="0"/>
          <w:numId w:val="49"/>
        </w:numPr>
        <w:rPr>
          <w:rFonts w:ascii="Times New Roman" w:eastAsia="Times New Roman" w:hAnsi="Times New Roman" w:cs="Times New Roman"/>
          <w:sz w:val="24"/>
          <w:szCs w:val="24"/>
        </w:rPr>
      </w:pPr>
      <w:r w:rsidRPr="00990447">
        <w:rPr>
          <w:rFonts w:ascii="Times New Roman" w:eastAsia="Times New Roman" w:hAnsi="Times New Roman" w:cs="Times New Roman"/>
          <w:sz w:val="24"/>
          <w:szCs w:val="24"/>
        </w:rPr>
        <w:t>The Social Media Coordinator shall be a position selected in the same fashion as Committee Chairs, by the Executive Committee.</w:t>
      </w:r>
    </w:p>
    <w:p w14:paraId="6BB88D80" w14:textId="49720497" w:rsidR="00C54837" w:rsidRPr="00990447" w:rsidRDefault="00C54837" w:rsidP="00FF56FE">
      <w:pPr>
        <w:pStyle w:val="ListParagraph"/>
        <w:numPr>
          <w:ilvl w:val="0"/>
          <w:numId w:val="49"/>
        </w:numPr>
        <w:rPr>
          <w:rFonts w:ascii="Times New Roman" w:eastAsia="Times New Roman" w:hAnsi="Times New Roman" w:cs="Times New Roman"/>
          <w:sz w:val="24"/>
          <w:szCs w:val="24"/>
        </w:rPr>
      </w:pPr>
      <w:r w:rsidRPr="00990447">
        <w:rPr>
          <w:rFonts w:ascii="Times New Roman" w:eastAsia="Times New Roman" w:hAnsi="Times New Roman" w:cs="Times New Roman"/>
          <w:sz w:val="24"/>
          <w:szCs w:val="24"/>
        </w:rPr>
        <w:t>The Coordinator shall have a budget for paid advertising</w:t>
      </w:r>
      <w:r w:rsidR="0075413E" w:rsidRPr="00990447">
        <w:rPr>
          <w:rFonts w:ascii="Times New Roman" w:eastAsia="Times New Roman" w:hAnsi="Times New Roman" w:cs="Times New Roman"/>
          <w:sz w:val="24"/>
          <w:szCs w:val="24"/>
        </w:rPr>
        <w:t xml:space="preserve">, to be supplemented as needed by </w:t>
      </w:r>
      <w:r w:rsidR="00621DB5" w:rsidRPr="00990447">
        <w:rPr>
          <w:rFonts w:ascii="Times New Roman" w:eastAsia="Times New Roman" w:hAnsi="Times New Roman" w:cs="Times New Roman"/>
          <w:sz w:val="24"/>
          <w:szCs w:val="24"/>
        </w:rPr>
        <w:t>committees</w:t>
      </w:r>
      <w:r w:rsidRPr="00990447">
        <w:rPr>
          <w:rFonts w:ascii="Times New Roman" w:eastAsia="Times New Roman" w:hAnsi="Times New Roman" w:cs="Times New Roman"/>
          <w:sz w:val="24"/>
          <w:szCs w:val="24"/>
        </w:rPr>
        <w:t>.</w:t>
      </w:r>
    </w:p>
    <w:p w14:paraId="4B86CDED" w14:textId="2B5B72EA" w:rsidR="00FF56FE" w:rsidRPr="00990447" w:rsidRDefault="00FF56FE" w:rsidP="00FF56FE">
      <w:pPr>
        <w:pStyle w:val="ListParagraph"/>
        <w:numPr>
          <w:ilvl w:val="0"/>
          <w:numId w:val="49"/>
        </w:numPr>
        <w:rPr>
          <w:rFonts w:ascii="Times New Roman" w:eastAsia="Times New Roman" w:hAnsi="Times New Roman" w:cs="Times New Roman"/>
          <w:sz w:val="24"/>
          <w:szCs w:val="24"/>
        </w:rPr>
      </w:pPr>
      <w:r w:rsidRPr="00990447">
        <w:rPr>
          <w:rFonts w:ascii="Times New Roman" w:eastAsia="Times New Roman" w:hAnsi="Times New Roman" w:cs="Times New Roman"/>
          <w:sz w:val="24"/>
          <w:szCs w:val="24"/>
        </w:rPr>
        <w:t>The responsibilities of the Coordinator will be:</w:t>
      </w:r>
    </w:p>
    <w:p w14:paraId="6E544329" w14:textId="397E4225" w:rsidR="00FF56FE" w:rsidRPr="00990447" w:rsidRDefault="00FF56FE" w:rsidP="00FF56FE">
      <w:pPr>
        <w:ind w:left="1440"/>
        <w:rPr>
          <w:rFonts w:ascii="Times New Roman" w:eastAsia="Times New Roman" w:hAnsi="Times New Roman" w:cs="Times New Roman"/>
          <w:sz w:val="24"/>
          <w:szCs w:val="24"/>
        </w:rPr>
      </w:pPr>
      <w:r w:rsidRPr="00990447">
        <w:rPr>
          <w:rFonts w:ascii="Times New Roman" w:eastAsia="Times New Roman" w:hAnsi="Times New Roman" w:cs="Times New Roman"/>
          <w:sz w:val="24"/>
          <w:szCs w:val="24"/>
        </w:rPr>
        <w:t>1. Attend meetings of the Committee Chairs.</w:t>
      </w:r>
    </w:p>
    <w:p w14:paraId="12583650" w14:textId="45BF91E5" w:rsidR="00FF56FE" w:rsidRPr="00990447" w:rsidRDefault="00FF56FE" w:rsidP="00FF56FE">
      <w:pPr>
        <w:ind w:left="1440"/>
        <w:rPr>
          <w:rFonts w:ascii="Times New Roman" w:eastAsia="Times New Roman" w:hAnsi="Times New Roman" w:cs="Times New Roman"/>
          <w:sz w:val="24"/>
          <w:szCs w:val="24"/>
        </w:rPr>
      </w:pPr>
      <w:r w:rsidRPr="00990447">
        <w:rPr>
          <w:rFonts w:ascii="Times New Roman" w:eastAsia="Times New Roman" w:hAnsi="Times New Roman" w:cs="Times New Roman"/>
          <w:sz w:val="24"/>
          <w:szCs w:val="24"/>
        </w:rPr>
        <w:t>2. Coordinate and manage control of all official FUSAB social media accounts.</w:t>
      </w:r>
    </w:p>
    <w:p w14:paraId="614CE178" w14:textId="0C2ED93A" w:rsidR="00FF56FE" w:rsidRPr="00990447" w:rsidRDefault="00FF56FE" w:rsidP="00FF56FE">
      <w:pPr>
        <w:ind w:left="1440"/>
        <w:rPr>
          <w:rFonts w:ascii="Times New Roman" w:eastAsia="Times New Roman" w:hAnsi="Times New Roman" w:cs="Times New Roman"/>
          <w:sz w:val="24"/>
          <w:szCs w:val="24"/>
        </w:rPr>
      </w:pPr>
      <w:r w:rsidRPr="00990447">
        <w:rPr>
          <w:rFonts w:ascii="Times New Roman" w:eastAsia="Times New Roman" w:hAnsi="Times New Roman" w:cs="Times New Roman"/>
          <w:sz w:val="24"/>
          <w:szCs w:val="24"/>
        </w:rPr>
        <w:t>3. Make a calendar of planned social media posts.</w:t>
      </w:r>
    </w:p>
    <w:p w14:paraId="77B472C5" w14:textId="4BA9F46B" w:rsidR="00C54837" w:rsidRPr="00990447" w:rsidRDefault="00FF56FE" w:rsidP="00990447">
      <w:pPr>
        <w:ind w:left="1440"/>
      </w:pPr>
      <w:r w:rsidRPr="00990447">
        <w:rPr>
          <w:rFonts w:ascii="Times New Roman" w:eastAsia="Times New Roman" w:hAnsi="Times New Roman" w:cs="Times New Roman"/>
          <w:sz w:val="24"/>
          <w:szCs w:val="24"/>
        </w:rPr>
        <w:t xml:space="preserve">4. Ensure </w:t>
      </w:r>
      <w:r w:rsidR="006635FD" w:rsidRPr="00990447">
        <w:rPr>
          <w:rFonts w:ascii="Times New Roman" w:eastAsia="Times New Roman" w:hAnsi="Times New Roman" w:cs="Times New Roman"/>
          <w:sz w:val="24"/>
          <w:szCs w:val="24"/>
        </w:rPr>
        <w:t>all</w:t>
      </w:r>
      <w:r w:rsidRPr="00990447">
        <w:rPr>
          <w:rFonts w:ascii="Times New Roman" w:eastAsia="Times New Roman" w:hAnsi="Times New Roman" w:cs="Times New Roman"/>
          <w:sz w:val="24"/>
          <w:szCs w:val="24"/>
        </w:rPr>
        <w:t xml:space="preserve"> FUSAB events are </w:t>
      </w:r>
      <w:r w:rsidR="00C54837" w:rsidRPr="00990447">
        <w:rPr>
          <w:rFonts w:ascii="Times New Roman" w:eastAsia="Times New Roman" w:hAnsi="Times New Roman" w:cs="Times New Roman"/>
          <w:sz w:val="24"/>
          <w:szCs w:val="24"/>
        </w:rPr>
        <w:t>represented on the official social media accounts.</w:t>
      </w:r>
    </w:p>
    <w:p w14:paraId="00000115"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16"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17" w14:textId="77777777" w:rsidR="00E77213" w:rsidRDefault="0045697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Appendix of the Constitution</w:t>
      </w:r>
    </w:p>
    <w:p w14:paraId="00000118" w14:textId="77777777" w:rsidR="00E77213" w:rsidRDefault="0045697C">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an initial cut of applicants who don’t receive any votes, the applications committee will go through a process of scoring, cutting the bottom three and accepting the top three until there are 15 applicants left or 5  new member spots available, whichever comes first  From there, the applications committee will proceed with an open discussion on the remaining candidates to determine the final list of new members accepted.</w:t>
      </w:r>
    </w:p>
    <w:sectPr w:rsidR="00E7721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56AEA"/>
    <w:multiLevelType w:val="multilevel"/>
    <w:tmpl w:val="C0923A8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2F234D9"/>
    <w:multiLevelType w:val="hybridMultilevel"/>
    <w:tmpl w:val="51721C4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BA00FD"/>
    <w:multiLevelType w:val="multilevel"/>
    <w:tmpl w:val="1D06D94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54D0740"/>
    <w:multiLevelType w:val="multilevel"/>
    <w:tmpl w:val="C71033E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07E34775"/>
    <w:multiLevelType w:val="multilevel"/>
    <w:tmpl w:val="1A7ED3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086C39E5"/>
    <w:multiLevelType w:val="multilevel"/>
    <w:tmpl w:val="973672FA"/>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6" w15:restartNumberingAfterBreak="0">
    <w:nsid w:val="0A231F57"/>
    <w:multiLevelType w:val="multilevel"/>
    <w:tmpl w:val="F258A16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B271091"/>
    <w:multiLevelType w:val="multilevel"/>
    <w:tmpl w:val="5FFCC12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15187DC8"/>
    <w:multiLevelType w:val="multilevel"/>
    <w:tmpl w:val="53A2D2A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18064327"/>
    <w:multiLevelType w:val="multilevel"/>
    <w:tmpl w:val="C4A81D6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AE6159B"/>
    <w:multiLevelType w:val="multilevel"/>
    <w:tmpl w:val="3CE8F86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1C342ED3"/>
    <w:multiLevelType w:val="multilevel"/>
    <w:tmpl w:val="1670226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15:restartNumberingAfterBreak="0">
    <w:nsid w:val="234A7EDD"/>
    <w:multiLevelType w:val="multilevel"/>
    <w:tmpl w:val="882CA20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452254A"/>
    <w:multiLevelType w:val="multilevel"/>
    <w:tmpl w:val="A60CB7E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258472D4"/>
    <w:multiLevelType w:val="multilevel"/>
    <w:tmpl w:val="F0D4B70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5CD57F6"/>
    <w:multiLevelType w:val="multilevel"/>
    <w:tmpl w:val="5D3AF9EE"/>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6" w15:restartNumberingAfterBreak="0">
    <w:nsid w:val="27AB0DA3"/>
    <w:multiLevelType w:val="multilevel"/>
    <w:tmpl w:val="A13AD2C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27BE505E"/>
    <w:multiLevelType w:val="multilevel"/>
    <w:tmpl w:val="E504768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15:restartNumberingAfterBreak="0">
    <w:nsid w:val="2CAC0802"/>
    <w:multiLevelType w:val="multilevel"/>
    <w:tmpl w:val="C5F287D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9" w15:restartNumberingAfterBreak="0">
    <w:nsid w:val="3368548B"/>
    <w:multiLevelType w:val="multilevel"/>
    <w:tmpl w:val="33F0F3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 w15:restartNumberingAfterBreak="0">
    <w:nsid w:val="39A35376"/>
    <w:multiLevelType w:val="multilevel"/>
    <w:tmpl w:val="303826C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15:restartNumberingAfterBreak="0">
    <w:nsid w:val="39D844F5"/>
    <w:multiLevelType w:val="multilevel"/>
    <w:tmpl w:val="55027F2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2" w15:restartNumberingAfterBreak="0">
    <w:nsid w:val="3E2E34EF"/>
    <w:multiLevelType w:val="hybridMultilevel"/>
    <w:tmpl w:val="D9BEF2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26B4C80"/>
    <w:multiLevelType w:val="multilevel"/>
    <w:tmpl w:val="30626DF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15:restartNumberingAfterBreak="0">
    <w:nsid w:val="483E23C0"/>
    <w:multiLevelType w:val="multilevel"/>
    <w:tmpl w:val="46B6498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5" w15:restartNumberingAfterBreak="0">
    <w:nsid w:val="4AFF5946"/>
    <w:multiLevelType w:val="multilevel"/>
    <w:tmpl w:val="5B58B4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15:restartNumberingAfterBreak="0">
    <w:nsid w:val="4F10590D"/>
    <w:multiLevelType w:val="multilevel"/>
    <w:tmpl w:val="42DC5D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15:restartNumberingAfterBreak="0">
    <w:nsid w:val="4F5072AB"/>
    <w:multiLevelType w:val="multilevel"/>
    <w:tmpl w:val="A6A0C0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15:restartNumberingAfterBreak="0">
    <w:nsid w:val="50504EE3"/>
    <w:multiLevelType w:val="multilevel"/>
    <w:tmpl w:val="5348807C"/>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9" w15:restartNumberingAfterBreak="0">
    <w:nsid w:val="50673BCC"/>
    <w:multiLevelType w:val="multilevel"/>
    <w:tmpl w:val="6704608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50E76986"/>
    <w:multiLevelType w:val="multilevel"/>
    <w:tmpl w:val="2AC6417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529C670F"/>
    <w:multiLevelType w:val="multilevel"/>
    <w:tmpl w:val="E06079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15:restartNumberingAfterBreak="0">
    <w:nsid w:val="56360F20"/>
    <w:multiLevelType w:val="multilevel"/>
    <w:tmpl w:val="FDC875F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63B438F7"/>
    <w:multiLevelType w:val="multilevel"/>
    <w:tmpl w:val="1C7ACBA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4" w15:restartNumberingAfterBreak="0">
    <w:nsid w:val="680B3F74"/>
    <w:multiLevelType w:val="multilevel"/>
    <w:tmpl w:val="F8B83BA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15:restartNumberingAfterBreak="0">
    <w:nsid w:val="6965143B"/>
    <w:multiLevelType w:val="multilevel"/>
    <w:tmpl w:val="B818266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6" w15:restartNumberingAfterBreak="0">
    <w:nsid w:val="6B381082"/>
    <w:multiLevelType w:val="multilevel"/>
    <w:tmpl w:val="1B54A8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15:restartNumberingAfterBreak="0">
    <w:nsid w:val="6C7F1079"/>
    <w:multiLevelType w:val="multilevel"/>
    <w:tmpl w:val="6D3C21EA"/>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8" w15:restartNumberingAfterBreak="0">
    <w:nsid w:val="6E2558C2"/>
    <w:multiLevelType w:val="multilevel"/>
    <w:tmpl w:val="B0D08E8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15:restartNumberingAfterBreak="0">
    <w:nsid w:val="70C03F85"/>
    <w:multiLevelType w:val="multilevel"/>
    <w:tmpl w:val="4A82C52C"/>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0" w15:restartNumberingAfterBreak="0">
    <w:nsid w:val="710A563F"/>
    <w:multiLevelType w:val="multilevel"/>
    <w:tmpl w:val="E806C2B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3432100"/>
    <w:multiLevelType w:val="multilevel"/>
    <w:tmpl w:val="6570D2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2" w15:restartNumberingAfterBreak="0">
    <w:nsid w:val="73EB4537"/>
    <w:multiLevelType w:val="multilevel"/>
    <w:tmpl w:val="44A4965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15:restartNumberingAfterBreak="0">
    <w:nsid w:val="76097A0D"/>
    <w:multiLevelType w:val="multilevel"/>
    <w:tmpl w:val="4AF85F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60C050B"/>
    <w:multiLevelType w:val="multilevel"/>
    <w:tmpl w:val="3F0AB8C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15:restartNumberingAfterBreak="0">
    <w:nsid w:val="78A64238"/>
    <w:multiLevelType w:val="multilevel"/>
    <w:tmpl w:val="32DC93E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6" w15:restartNumberingAfterBreak="0">
    <w:nsid w:val="78BA5578"/>
    <w:multiLevelType w:val="multilevel"/>
    <w:tmpl w:val="2ACC18E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7" w15:restartNumberingAfterBreak="0">
    <w:nsid w:val="7C2B591B"/>
    <w:multiLevelType w:val="multilevel"/>
    <w:tmpl w:val="5D2CD38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7C9705C2"/>
    <w:multiLevelType w:val="multilevel"/>
    <w:tmpl w:val="306852C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num w:numId="1">
    <w:abstractNumId w:val="37"/>
  </w:num>
  <w:num w:numId="2">
    <w:abstractNumId w:val="17"/>
  </w:num>
  <w:num w:numId="3">
    <w:abstractNumId w:val="18"/>
  </w:num>
  <w:num w:numId="4">
    <w:abstractNumId w:val="28"/>
  </w:num>
  <w:num w:numId="5">
    <w:abstractNumId w:val="31"/>
  </w:num>
  <w:num w:numId="6">
    <w:abstractNumId w:val="15"/>
  </w:num>
  <w:num w:numId="7">
    <w:abstractNumId w:val="39"/>
  </w:num>
  <w:num w:numId="8">
    <w:abstractNumId w:val="26"/>
  </w:num>
  <w:num w:numId="9">
    <w:abstractNumId w:val="32"/>
  </w:num>
  <w:num w:numId="10">
    <w:abstractNumId w:val="38"/>
  </w:num>
  <w:num w:numId="11">
    <w:abstractNumId w:val="35"/>
  </w:num>
  <w:num w:numId="12">
    <w:abstractNumId w:val="44"/>
  </w:num>
  <w:num w:numId="13">
    <w:abstractNumId w:val="42"/>
  </w:num>
  <w:num w:numId="14">
    <w:abstractNumId w:val="6"/>
  </w:num>
  <w:num w:numId="15">
    <w:abstractNumId w:val="0"/>
  </w:num>
  <w:num w:numId="16">
    <w:abstractNumId w:val="16"/>
  </w:num>
  <w:num w:numId="17">
    <w:abstractNumId w:val="3"/>
  </w:num>
  <w:num w:numId="18">
    <w:abstractNumId w:val="9"/>
  </w:num>
  <w:num w:numId="19">
    <w:abstractNumId w:val="27"/>
  </w:num>
  <w:num w:numId="20">
    <w:abstractNumId w:val="48"/>
  </w:num>
  <w:num w:numId="21">
    <w:abstractNumId w:val="2"/>
  </w:num>
  <w:num w:numId="22">
    <w:abstractNumId w:val="43"/>
  </w:num>
  <w:num w:numId="23">
    <w:abstractNumId w:val="23"/>
  </w:num>
  <w:num w:numId="24">
    <w:abstractNumId w:val="8"/>
  </w:num>
  <w:num w:numId="25">
    <w:abstractNumId w:val="47"/>
  </w:num>
  <w:num w:numId="26">
    <w:abstractNumId w:val="4"/>
  </w:num>
  <w:num w:numId="27">
    <w:abstractNumId w:val="11"/>
  </w:num>
  <w:num w:numId="28">
    <w:abstractNumId w:val="33"/>
  </w:num>
  <w:num w:numId="29">
    <w:abstractNumId w:val="36"/>
  </w:num>
  <w:num w:numId="30">
    <w:abstractNumId w:val="45"/>
  </w:num>
  <w:num w:numId="31">
    <w:abstractNumId w:val="46"/>
  </w:num>
  <w:num w:numId="32">
    <w:abstractNumId w:val="10"/>
  </w:num>
  <w:num w:numId="33">
    <w:abstractNumId w:val="41"/>
  </w:num>
  <w:num w:numId="34">
    <w:abstractNumId w:val="12"/>
  </w:num>
  <w:num w:numId="35">
    <w:abstractNumId w:val="7"/>
  </w:num>
  <w:num w:numId="36">
    <w:abstractNumId w:val="21"/>
  </w:num>
  <w:num w:numId="37">
    <w:abstractNumId w:val="19"/>
  </w:num>
  <w:num w:numId="38">
    <w:abstractNumId w:val="5"/>
  </w:num>
  <w:num w:numId="39">
    <w:abstractNumId w:val="13"/>
  </w:num>
  <w:num w:numId="40">
    <w:abstractNumId w:val="34"/>
  </w:num>
  <w:num w:numId="41">
    <w:abstractNumId w:val="40"/>
  </w:num>
  <w:num w:numId="42">
    <w:abstractNumId w:val="20"/>
  </w:num>
  <w:num w:numId="43">
    <w:abstractNumId w:val="30"/>
  </w:num>
  <w:num w:numId="44">
    <w:abstractNumId w:val="24"/>
  </w:num>
  <w:num w:numId="45">
    <w:abstractNumId w:val="29"/>
  </w:num>
  <w:num w:numId="46">
    <w:abstractNumId w:val="25"/>
  </w:num>
  <w:num w:numId="47">
    <w:abstractNumId w:val="14"/>
  </w:num>
  <w:num w:numId="48">
    <w:abstractNumId w:val="22"/>
  </w:num>
  <w:num w:numId="49">
    <w:abstractNumId w:val="1"/>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am Gary-Student">
    <w15:presenceInfo w15:providerId="AD" w15:userId="S::sgary2@furman.edu::87871c56-6101-4a79-a4db-80fccfa4d7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213"/>
    <w:rsid w:val="00012385"/>
    <w:rsid w:val="00036273"/>
    <w:rsid w:val="00041E70"/>
    <w:rsid w:val="000600B2"/>
    <w:rsid w:val="00083D3E"/>
    <w:rsid w:val="001974EA"/>
    <w:rsid w:val="001F6772"/>
    <w:rsid w:val="002018CA"/>
    <w:rsid w:val="00245BF5"/>
    <w:rsid w:val="002F0FB3"/>
    <w:rsid w:val="00355C36"/>
    <w:rsid w:val="00423E93"/>
    <w:rsid w:val="0045423D"/>
    <w:rsid w:val="0045697C"/>
    <w:rsid w:val="00466471"/>
    <w:rsid w:val="00473AFF"/>
    <w:rsid w:val="00536ED2"/>
    <w:rsid w:val="005372C1"/>
    <w:rsid w:val="00554701"/>
    <w:rsid w:val="005A2003"/>
    <w:rsid w:val="00611D18"/>
    <w:rsid w:val="00621DB5"/>
    <w:rsid w:val="006635FD"/>
    <w:rsid w:val="006761CC"/>
    <w:rsid w:val="00731507"/>
    <w:rsid w:val="00750EDC"/>
    <w:rsid w:val="0075413E"/>
    <w:rsid w:val="007902AF"/>
    <w:rsid w:val="007E6A8A"/>
    <w:rsid w:val="00861DF5"/>
    <w:rsid w:val="008B19C2"/>
    <w:rsid w:val="008C1034"/>
    <w:rsid w:val="00954554"/>
    <w:rsid w:val="00990447"/>
    <w:rsid w:val="00996DD2"/>
    <w:rsid w:val="009A0BE7"/>
    <w:rsid w:val="009E1697"/>
    <w:rsid w:val="00A92FDA"/>
    <w:rsid w:val="00AA2541"/>
    <w:rsid w:val="00AF67C5"/>
    <w:rsid w:val="00B05804"/>
    <w:rsid w:val="00B14760"/>
    <w:rsid w:val="00B75BA8"/>
    <w:rsid w:val="00B87F6C"/>
    <w:rsid w:val="00BB0EF6"/>
    <w:rsid w:val="00C2384A"/>
    <w:rsid w:val="00C54837"/>
    <w:rsid w:val="00CC7905"/>
    <w:rsid w:val="00CD5B7B"/>
    <w:rsid w:val="00D1765F"/>
    <w:rsid w:val="00D63D7F"/>
    <w:rsid w:val="00D6591E"/>
    <w:rsid w:val="00DB4A38"/>
    <w:rsid w:val="00E10CF3"/>
    <w:rsid w:val="00E14A2E"/>
    <w:rsid w:val="00E77213"/>
    <w:rsid w:val="00EC50AA"/>
    <w:rsid w:val="00ED618F"/>
    <w:rsid w:val="00F11651"/>
    <w:rsid w:val="00F30D70"/>
    <w:rsid w:val="00F41CF5"/>
    <w:rsid w:val="00F46222"/>
    <w:rsid w:val="00FF5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562DC4"/>
  <w15:docId w15:val="{9390A552-6F87-C047-A5D1-933F4A7BD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03627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012385"/>
    <w:pPr>
      <w:ind w:left="720"/>
      <w:contextualSpacing/>
    </w:pPr>
  </w:style>
  <w:style w:type="character" w:styleId="CommentReference">
    <w:name w:val="annotation reference"/>
    <w:basedOn w:val="DefaultParagraphFont"/>
    <w:uiPriority w:val="99"/>
    <w:semiHidden/>
    <w:unhideWhenUsed/>
    <w:rsid w:val="00B75BA8"/>
    <w:rPr>
      <w:sz w:val="16"/>
      <w:szCs w:val="16"/>
    </w:rPr>
  </w:style>
  <w:style w:type="paragraph" w:styleId="CommentText">
    <w:name w:val="annotation text"/>
    <w:basedOn w:val="Normal"/>
    <w:link w:val="CommentTextChar"/>
    <w:uiPriority w:val="99"/>
    <w:semiHidden/>
    <w:unhideWhenUsed/>
    <w:rsid w:val="00B75BA8"/>
    <w:pPr>
      <w:spacing w:line="240" w:lineRule="auto"/>
    </w:pPr>
    <w:rPr>
      <w:sz w:val="20"/>
      <w:szCs w:val="20"/>
    </w:rPr>
  </w:style>
  <w:style w:type="character" w:customStyle="1" w:styleId="CommentTextChar">
    <w:name w:val="Comment Text Char"/>
    <w:basedOn w:val="DefaultParagraphFont"/>
    <w:link w:val="CommentText"/>
    <w:uiPriority w:val="99"/>
    <w:semiHidden/>
    <w:rsid w:val="00B75BA8"/>
    <w:rPr>
      <w:sz w:val="20"/>
      <w:szCs w:val="20"/>
    </w:rPr>
  </w:style>
  <w:style w:type="paragraph" w:styleId="CommentSubject">
    <w:name w:val="annotation subject"/>
    <w:basedOn w:val="CommentText"/>
    <w:next w:val="CommentText"/>
    <w:link w:val="CommentSubjectChar"/>
    <w:uiPriority w:val="99"/>
    <w:semiHidden/>
    <w:unhideWhenUsed/>
    <w:rsid w:val="00B75BA8"/>
    <w:rPr>
      <w:b/>
      <w:bCs/>
    </w:rPr>
  </w:style>
  <w:style w:type="character" w:customStyle="1" w:styleId="CommentSubjectChar">
    <w:name w:val="Comment Subject Char"/>
    <w:basedOn w:val="CommentTextChar"/>
    <w:link w:val="CommentSubject"/>
    <w:uiPriority w:val="99"/>
    <w:semiHidden/>
    <w:rsid w:val="00B75BA8"/>
    <w:rPr>
      <w:b/>
      <w:bCs/>
      <w:sz w:val="20"/>
      <w:szCs w:val="20"/>
    </w:rPr>
  </w:style>
  <w:style w:type="paragraph" w:styleId="BalloonText">
    <w:name w:val="Balloon Text"/>
    <w:basedOn w:val="Normal"/>
    <w:link w:val="BalloonTextChar"/>
    <w:uiPriority w:val="99"/>
    <w:semiHidden/>
    <w:unhideWhenUsed/>
    <w:rsid w:val="00B75BA8"/>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75BA8"/>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1228362">
      <w:bodyDiv w:val="1"/>
      <w:marLeft w:val="0"/>
      <w:marRight w:val="0"/>
      <w:marTop w:val="0"/>
      <w:marBottom w:val="0"/>
      <w:divBdr>
        <w:top w:val="none" w:sz="0" w:space="0" w:color="auto"/>
        <w:left w:val="none" w:sz="0" w:space="0" w:color="auto"/>
        <w:bottom w:val="none" w:sz="0" w:space="0" w:color="auto"/>
        <w:right w:val="none" w:sz="0" w:space="0" w:color="auto"/>
      </w:divBdr>
      <w:divsChild>
        <w:div w:id="1881434248">
          <w:marLeft w:val="0"/>
          <w:marRight w:val="0"/>
          <w:marTop w:val="0"/>
          <w:marBottom w:val="0"/>
          <w:divBdr>
            <w:top w:val="none" w:sz="0" w:space="0" w:color="auto"/>
            <w:left w:val="none" w:sz="0" w:space="0" w:color="auto"/>
            <w:bottom w:val="none" w:sz="0" w:space="0" w:color="auto"/>
            <w:right w:val="none" w:sz="0" w:space="0" w:color="auto"/>
          </w:divBdr>
          <w:divsChild>
            <w:div w:id="471604559">
              <w:marLeft w:val="0"/>
              <w:marRight w:val="0"/>
              <w:marTop w:val="0"/>
              <w:marBottom w:val="0"/>
              <w:divBdr>
                <w:top w:val="none" w:sz="0" w:space="0" w:color="auto"/>
                <w:left w:val="none" w:sz="0" w:space="0" w:color="auto"/>
                <w:bottom w:val="none" w:sz="0" w:space="0" w:color="auto"/>
                <w:right w:val="none" w:sz="0" w:space="0" w:color="auto"/>
              </w:divBdr>
              <w:divsChild>
                <w:div w:id="31248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3786</Words>
  <Characters>21583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 Gary-Student</cp:lastModifiedBy>
  <cp:revision>2</cp:revision>
  <dcterms:created xsi:type="dcterms:W3CDTF">2019-10-30T19:02:00Z</dcterms:created>
  <dcterms:modified xsi:type="dcterms:W3CDTF">2019-10-30T19:02:00Z</dcterms:modified>
</cp:coreProperties>
</file>