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B27A3E3" w:rsidR="00E77213" w:rsidRDefault="0045697C">
      <w:pPr>
        <w:jc w:val="center"/>
        <w:rPr>
          <w:rFonts w:ascii="Times New Roman" w:eastAsia="Times New Roman" w:hAnsi="Times New Roman" w:cs="Times New Roman"/>
          <w:sz w:val="32"/>
          <w:szCs w:val="32"/>
        </w:rPr>
      </w:pPr>
      <w:bookmarkStart w:id="0" w:name="_GoBack"/>
      <w:bookmarkEnd w:id="0"/>
      <w:r>
        <w:rPr>
          <w:rFonts w:ascii="Times New Roman" w:eastAsia="Times New Roman" w:hAnsi="Times New Roman" w:cs="Times New Roman"/>
          <w:sz w:val="32"/>
          <w:szCs w:val="32"/>
        </w:rPr>
        <w:t>Constitution of the Furman University Student Activities Board</w:t>
      </w:r>
    </w:p>
    <w:p w14:paraId="00000002" w14:textId="395E9A43" w:rsidR="00E77213" w:rsidRDefault="0045697C">
      <w:pPr>
        <w:jc w:val="center"/>
        <w:rPr>
          <w:rFonts w:ascii="Times New Roman" w:eastAsia="Times New Roman" w:hAnsi="Times New Roman" w:cs="Times New Roman"/>
          <w:i/>
          <w:sz w:val="24"/>
          <w:szCs w:val="24"/>
        </w:rPr>
      </w:pPr>
      <w:r w:rsidRPr="005A2003">
        <w:rPr>
          <w:rFonts w:ascii="Times New Roman" w:eastAsia="Times New Roman" w:hAnsi="Times New Roman" w:cs="Times New Roman"/>
          <w:i/>
          <w:sz w:val="24"/>
          <w:szCs w:val="24"/>
        </w:rPr>
        <w:t xml:space="preserve">(Last Updated </w:t>
      </w:r>
      <w:r w:rsidR="009A0BE7">
        <w:rPr>
          <w:rFonts w:ascii="Times New Roman" w:eastAsia="Times New Roman" w:hAnsi="Times New Roman" w:cs="Times New Roman"/>
          <w:i/>
          <w:sz w:val="24"/>
          <w:szCs w:val="24"/>
        </w:rPr>
        <w:t>October 29</w:t>
      </w:r>
      <w:r w:rsidRPr="005A2003">
        <w:rPr>
          <w:rFonts w:ascii="Times New Roman" w:eastAsia="Times New Roman" w:hAnsi="Times New Roman" w:cs="Times New Roman"/>
          <w:i/>
          <w:sz w:val="24"/>
          <w:szCs w:val="24"/>
        </w:rPr>
        <w:t>, 201</w:t>
      </w:r>
      <w:r w:rsidR="005A2003" w:rsidRPr="005A2003">
        <w:rPr>
          <w:rFonts w:ascii="Times New Roman" w:eastAsia="Times New Roman" w:hAnsi="Times New Roman" w:cs="Times New Roman"/>
          <w:i/>
          <w:sz w:val="24"/>
          <w:szCs w:val="24"/>
        </w:rPr>
        <w:t>9</w:t>
      </w:r>
      <w:r w:rsidRPr="005A2003">
        <w:rPr>
          <w:rFonts w:ascii="Times New Roman" w:eastAsia="Times New Roman" w:hAnsi="Times New Roman" w:cs="Times New Roman"/>
          <w:i/>
          <w:sz w:val="24"/>
          <w:szCs w:val="24"/>
        </w:rPr>
        <w:t>)</w:t>
      </w:r>
    </w:p>
    <w:p w14:paraId="00000003" w14:textId="77777777" w:rsidR="00E77213" w:rsidRDefault="00E77213">
      <w:pPr>
        <w:jc w:val="center"/>
        <w:rPr>
          <w:rFonts w:ascii="Times New Roman" w:eastAsia="Times New Roman" w:hAnsi="Times New Roman" w:cs="Times New Roman"/>
          <w:i/>
          <w:sz w:val="24"/>
          <w:szCs w:val="24"/>
        </w:rPr>
      </w:pPr>
    </w:p>
    <w:p w14:paraId="00000004"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The Organization will be called the Furman University Student Activities Board (FUSAB).</w:t>
      </w:r>
    </w:p>
    <w:p w14:paraId="00000005" w14:textId="77777777" w:rsidR="00E77213" w:rsidRDefault="00E77213">
      <w:pPr>
        <w:rPr>
          <w:rFonts w:ascii="Times New Roman" w:eastAsia="Times New Roman" w:hAnsi="Times New Roman" w:cs="Times New Roman"/>
          <w:b/>
          <w:sz w:val="24"/>
          <w:szCs w:val="24"/>
        </w:rPr>
      </w:pPr>
    </w:p>
    <w:p w14:paraId="00000006"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Purpose</w:t>
      </w:r>
    </w:p>
    <w:p w14:paraId="00000007"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FUSAB will be to serve the students by planning, coordinating, and executing social activities for the Furman student body.  The specific goals of FUSAB will be to:</w:t>
      </w:r>
    </w:p>
    <w:p w14:paraId="00000008"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Assist in creating a positive social atmosphere among Furman students.</w:t>
      </w:r>
    </w:p>
    <w:p w14:paraId="00000009"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Pursue open and friendly relationships with other student organizations.</w:t>
      </w:r>
    </w:p>
    <w:p w14:paraId="0000000A"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 Ensure that the board is constantly seeking improvement for its programs in order to meet the needs of an increasingly diverse student body.</w:t>
      </w:r>
    </w:p>
    <w:p w14:paraId="0000000B"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 Ensure that a spirit of shared responsibility permeates through its members, meetings, and events.</w:t>
      </w:r>
    </w:p>
    <w:p w14:paraId="0000000C" w14:textId="77777777" w:rsidR="00E77213" w:rsidRDefault="00E77213">
      <w:pPr>
        <w:ind w:left="720"/>
        <w:rPr>
          <w:rFonts w:ascii="Times New Roman" w:eastAsia="Times New Roman" w:hAnsi="Times New Roman" w:cs="Times New Roman"/>
          <w:sz w:val="24"/>
          <w:szCs w:val="24"/>
        </w:rPr>
      </w:pPr>
    </w:p>
    <w:p w14:paraId="0000000D"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Mission</w:t>
      </w:r>
    </w:p>
    <w:p w14:paraId="0000000E"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FUSAB will provide entertainment for the student body according to campus interests while also providing opportunities for students to have experiences that they may not otherwise have.  It will instill in its members a sense of leadership, organization, cooperation, and innovation.  FUSAB’s activities will reflect the board belief that entertainment is multifaceted and can encompass a wide array of activities, including those that are educational and cultural.  </w:t>
      </w:r>
    </w:p>
    <w:p w14:paraId="0000000F" w14:textId="77777777" w:rsidR="00E77213" w:rsidRDefault="00E77213">
      <w:pPr>
        <w:rPr>
          <w:rFonts w:ascii="Times New Roman" w:eastAsia="Times New Roman" w:hAnsi="Times New Roman" w:cs="Times New Roman"/>
          <w:sz w:val="24"/>
          <w:szCs w:val="24"/>
        </w:rPr>
      </w:pPr>
    </w:p>
    <w:p w14:paraId="0000001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Board Composition</w:t>
      </w:r>
    </w:p>
    <w:p w14:paraId="00000011"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Membership is not to exceed </w:t>
      </w:r>
      <w:r>
        <w:rPr>
          <w:rFonts w:ascii="Times New Roman" w:eastAsia="Times New Roman" w:hAnsi="Times New Roman" w:cs="Times New Roman"/>
          <w:color w:val="434343"/>
          <w:sz w:val="24"/>
          <w:szCs w:val="24"/>
        </w:rPr>
        <w:t>61</w:t>
      </w:r>
      <w:r>
        <w:rPr>
          <w:rFonts w:ascii="Times New Roman" w:eastAsia="Times New Roman" w:hAnsi="Times New Roman" w:cs="Times New Roman"/>
          <w:color w:val="783F04"/>
          <w:sz w:val="24"/>
          <w:szCs w:val="24"/>
        </w:rPr>
        <w:t xml:space="preserve"> </w:t>
      </w:r>
      <w:r>
        <w:rPr>
          <w:rFonts w:ascii="Times New Roman" w:eastAsia="Times New Roman" w:hAnsi="Times New Roman" w:cs="Times New Roman"/>
          <w:sz w:val="24"/>
          <w:szCs w:val="24"/>
        </w:rPr>
        <w:t>students, unless deemed appropriate by the Executive Committee.</w:t>
      </w:r>
    </w:p>
    <w:p w14:paraId="00000012" w14:textId="77777777" w:rsidR="00E77213" w:rsidRDefault="0045697C">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brought to the Applications Committee and must be approved by a 90% vote.</w:t>
      </w:r>
    </w:p>
    <w:p w14:paraId="00000013" w14:textId="7D50C9BD" w:rsidR="00E77213" w:rsidRDefault="0045697C">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cannot be increased by more than one additional member per application period</w:t>
      </w:r>
      <w:r w:rsidR="00F46222">
        <w:rPr>
          <w:rFonts w:ascii="Times New Roman" w:eastAsia="Times New Roman" w:hAnsi="Times New Roman" w:cs="Times New Roman"/>
          <w:sz w:val="24"/>
          <w:szCs w:val="24"/>
        </w:rPr>
        <w:t xml:space="preserve">, </w:t>
      </w:r>
      <w:r w:rsidR="00F46222" w:rsidRPr="009A0BE7">
        <w:rPr>
          <w:rFonts w:ascii="Times New Roman" w:eastAsia="Times New Roman" w:hAnsi="Times New Roman" w:cs="Times New Roman"/>
          <w:sz w:val="24"/>
          <w:szCs w:val="24"/>
        </w:rPr>
        <w:t>based upon the roster size at the end of the spring semester</w:t>
      </w:r>
      <w:r w:rsidR="00F46222">
        <w:rPr>
          <w:rFonts w:ascii="Times New Roman" w:eastAsia="Times New Roman" w:hAnsi="Times New Roman" w:cs="Times New Roman"/>
          <w:sz w:val="24"/>
          <w:szCs w:val="24"/>
        </w:rPr>
        <w:t>.</w:t>
      </w:r>
    </w:p>
    <w:p w14:paraId="00000014"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A minimum of 7 students from each class must be on the board at all times.</w:t>
      </w:r>
    </w:p>
    <w:p w14:paraId="00000015"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Applications</w:t>
      </w:r>
    </w:p>
    <w:p w14:paraId="00000016"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of new members will be a three-fold process consisting of a written application, a group workshop, and an individual interview.</w:t>
      </w:r>
    </w:p>
    <w:p w14:paraId="00000017"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Applications will be accepted Fall semester and may be accepted in Spring Semester if deemed necessary by a 2/3 vote of the board.</w:t>
      </w:r>
    </w:p>
    <w:p w14:paraId="00000018"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committee will consist of the six executive officers, along with general board members, who will be chosen using an applications process that occurs in the previous Spring Semester.</w:t>
      </w:r>
    </w:p>
    <w:p w14:paraId="00000019"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President, with the general consensus of the executive officers, will choose the five general board members who are to serve on the committee.</w:t>
      </w:r>
    </w:p>
    <w:p w14:paraId="0000001A"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committee will meet in the Spring Semester to establish criteria for scoring and the procedure for selecting new members.</w:t>
      </w:r>
    </w:p>
    <w:p w14:paraId="0000001B"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oversee the applications process, will serve as a co-chair, and direct both the group and individual meetings, but will maintain strict impartiality.</w:t>
      </w:r>
    </w:p>
    <w:p w14:paraId="0000001C" w14:textId="7777777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six executive officers will select one general board member to serve as co-chair to the President. These two people will be responsible for all administrative and logistical tasks throughout the applications process.</w:t>
      </w:r>
    </w:p>
    <w:p w14:paraId="0000001D" w14:textId="2F953D27" w:rsidR="00E77213" w:rsidRDefault="0045697C">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co-chairs, along with the other nine members of the applications committee should follow the applications process as outlined in Bylaw V.</w:t>
      </w:r>
    </w:p>
    <w:p w14:paraId="0000001E" w14:textId="1F5849DA" w:rsidR="00E77213" w:rsidRPr="005A2003" w:rsidRDefault="00036273" w:rsidP="00036273">
      <w:pPr>
        <w:pStyle w:val="NormalWeb"/>
        <w:numPr>
          <w:ilvl w:val="0"/>
          <w:numId w:val="29"/>
        </w:numPr>
        <w:spacing w:line="276" w:lineRule="auto"/>
      </w:pPr>
      <w:r w:rsidRPr="005A2003">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0000001F"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00002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Officers</w:t>
      </w:r>
    </w:p>
    <w:p w14:paraId="00000021"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members of FUSAB will elect offices of president, vice president of administration, vice president of programming, vice president of public relations, vice president of finance, and parliamentarian.</w:t>
      </w:r>
    </w:p>
    <w:p w14:paraId="00000022"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meet once a week with an advisor to discuss the status of the board.</w:t>
      </w:r>
    </w:p>
    <w:p w14:paraId="00000023"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Term of office for executive officers will be one calendar year. Elections will be held at a FUSAB meeting at least three board meetings from the end of the semester.  Elected officers take over at the end of the Fall Semester.</w:t>
      </w:r>
    </w:p>
    <w:p w14:paraId="00000024"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Term of office for committee chairs will be one calendar year.  New chairs will be selected by the newly inducted executive officers by the last meeting of the Fall Semester, and will take over their committees thereafter. A chair has the option of running for executive officer positions in November.</w:t>
      </w:r>
    </w:p>
    <w:p w14:paraId="00000025"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encourage co-sponsorships with other organizations on campus.</w:t>
      </w:r>
    </w:p>
    <w:p w14:paraId="00000026"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Officers will foster positive relationships among ALL FUSAB Members.</w:t>
      </w:r>
    </w:p>
    <w:p w14:paraId="00000027" w14:textId="77777777" w:rsidR="00E77213" w:rsidRDefault="0045697C">
      <w:pPr>
        <w:numPr>
          <w:ilvl w:val="0"/>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Duties of Officers</w:t>
      </w:r>
      <w:r>
        <w:rPr>
          <w:rFonts w:ascii="Times New Roman" w:eastAsia="Times New Roman" w:hAnsi="Times New Roman" w:cs="Times New Roman"/>
          <w:sz w:val="24"/>
          <w:szCs w:val="24"/>
        </w:rPr>
        <w:t>:</w:t>
      </w:r>
    </w:p>
    <w:p w14:paraId="00000028"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29" w14:textId="77777777" w:rsidR="00E77213" w:rsidRDefault="0045697C">
      <w:pPr>
        <w:numPr>
          <w:ilvl w:val="0"/>
          <w:numId w:val="4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b/>
          <w:sz w:val="24"/>
          <w:szCs w:val="24"/>
        </w:rPr>
        <w:t xml:space="preserve"> President </w:t>
      </w:r>
      <w:r>
        <w:rPr>
          <w:rFonts w:ascii="Times New Roman" w:eastAsia="Times New Roman" w:hAnsi="Times New Roman" w:cs="Times New Roman"/>
          <w:sz w:val="24"/>
          <w:szCs w:val="24"/>
        </w:rPr>
        <w:t>will:</w:t>
      </w:r>
    </w:p>
    <w:p w14:paraId="0000002A"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 the board to the public and to the Student Government Association.</w:t>
      </w:r>
    </w:p>
    <w:p w14:paraId="0000002B"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of both the general and executive board.</w:t>
      </w:r>
    </w:p>
    <w:p w14:paraId="0000002C"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be allowed to vote on any motion presented to the board and remain impartial at all board, executive and committee meetings except in the case of a tie.</w:t>
      </w:r>
    </w:p>
    <w:p w14:paraId="0000002D"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call special meetings.</w:t>
      </w:r>
    </w:p>
    <w:p w14:paraId="0000002E"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Oversee the applications process.</w:t>
      </w:r>
    </w:p>
    <w:p w14:paraId="0000002F" w14:textId="77777777" w:rsidR="00E77213" w:rsidRDefault="0045697C">
      <w:pPr>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appoint ad hoc committees.</w:t>
      </w:r>
    </w:p>
    <w:p w14:paraId="00000030"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3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w:t>
      </w:r>
      <w:r>
        <w:rPr>
          <w:rFonts w:ascii="Times New Roman" w:eastAsia="Times New Roman" w:hAnsi="Times New Roman" w:cs="Times New Roman"/>
          <w:b/>
          <w:sz w:val="24"/>
          <w:szCs w:val="24"/>
        </w:rPr>
        <w:t>Vice President of Administration</w:t>
      </w:r>
      <w:r>
        <w:rPr>
          <w:rFonts w:ascii="Times New Roman" w:eastAsia="Times New Roman" w:hAnsi="Times New Roman" w:cs="Times New Roman"/>
          <w:sz w:val="24"/>
          <w:szCs w:val="24"/>
        </w:rPr>
        <w:t xml:space="preserve"> will:</w:t>
      </w:r>
    </w:p>
    <w:p w14:paraId="00000032"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Preside over all meetings in the absence of the President.</w:t>
      </w:r>
    </w:p>
    <w:p w14:paraId="00000033"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the attendance records for all FUSAB events.</w:t>
      </w:r>
    </w:p>
    <w:p w14:paraId="00000034"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and maintain all non-financial administrative documents.</w:t>
      </w:r>
    </w:p>
    <w:p w14:paraId="00000035"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 every motion made in general board meetings, and post the minutes no more than 48 hours after the meeting.</w:t>
      </w:r>
    </w:p>
    <w:p w14:paraId="00000036"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 in charge of sign-ups for office hours.</w:t>
      </w:r>
    </w:p>
    <w:p w14:paraId="00000037" w14:textId="77777777" w:rsidR="00E77213" w:rsidRDefault="0045697C">
      <w:pPr>
        <w:numPr>
          <w:ilvl w:val="0"/>
          <w:numId w:val="44"/>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attendance requirements for board members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for all board meetings and committee meetings, as recorded and reported by the respective committee chairs no more than 24 hours after the adjournment of their weekly meeting.</w:t>
      </w:r>
    </w:p>
    <w:p w14:paraId="00000038" w14:textId="6DC81869" w:rsidR="00E77213" w:rsidRDefault="0045697C">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 </w:t>
      </w:r>
      <w:ins w:id="1" w:author="Sam Gary-Student" w:date="2019-10-17T18:38:00Z">
        <w:r w:rsidR="002F0FB3">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Plan and program the end of semester parties.</w:t>
      </w:r>
    </w:p>
    <w:p w14:paraId="00000039" w14:textId="305D6FC7" w:rsidR="00E77213" w:rsidRDefault="0045697C">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 </w:t>
      </w:r>
      <w:ins w:id="2" w:author="Sam Gary-Student" w:date="2019-10-17T18:38:00Z">
        <w:r w:rsidR="002F0FB3">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Manage the FUSAB </w:t>
      </w:r>
      <w:proofErr w:type="spellStart"/>
      <w:r>
        <w:rPr>
          <w:rFonts w:ascii="Times New Roman" w:eastAsia="Times New Roman" w:hAnsi="Times New Roman" w:cs="Times New Roman"/>
          <w:sz w:val="24"/>
          <w:szCs w:val="24"/>
        </w:rPr>
        <w:t>SyncDin</w:t>
      </w:r>
      <w:proofErr w:type="spellEnd"/>
      <w:r>
        <w:rPr>
          <w:rFonts w:ascii="Times New Roman" w:eastAsia="Times New Roman" w:hAnsi="Times New Roman" w:cs="Times New Roman"/>
          <w:sz w:val="24"/>
          <w:szCs w:val="24"/>
        </w:rPr>
        <w:t xml:space="preserve"> portal.</w:t>
      </w:r>
    </w:p>
    <w:p w14:paraId="4AF0F127" w14:textId="12E23E11" w:rsidR="002F0FB3" w:rsidRDefault="002F0FB3">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f.   Take over for the President in the event of a vacancy in the position.</w:t>
      </w:r>
    </w:p>
    <w:p w14:paraId="0000003A" w14:textId="77777777" w:rsidR="00E77213" w:rsidRDefault="0045697C">
      <w:pPr>
        <w:rPr>
          <w:rFonts w:ascii="Times New Roman" w:eastAsia="Times New Roman" w:hAnsi="Times New Roman" w:cs="Times New Roman"/>
          <w:sz w:val="24"/>
          <w:szCs w:val="24"/>
          <w:highlight w:val="cyan"/>
        </w:rPr>
      </w:pPr>
      <w:r>
        <w:rPr>
          <w:rFonts w:ascii="Times New Roman" w:eastAsia="Times New Roman" w:hAnsi="Times New Roman" w:cs="Times New Roman"/>
          <w:sz w:val="24"/>
          <w:szCs w:val="24"/>
        </w:rPr>
        <w:t xml:space="preserve"> </w:t>
      </w:r>
    </w:p>
    <w:p w14:paraId="0000003B"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w:t>
      </w:r>
      <w:r>
        <w:rPr>
          <w:rFonts w:ascii="Times New Roman" w:eastAsia="Times New Roman" w:hAnsi="Times New Roman" w:cs="Times New Roman"/>
          <w:b/>
          <w:sz w:val="24"/>
          <w:szCs w:val="24"/>
        </w:rPr>
        <w:t>Vice President of Programming</w:t>
      </w:r>
      <w:r>
        <w:rPr>
          <w:rFonts w:ascii="Times New Roman" w:eastAsia="Times New Roman" w:hAnsi="Times New Roman" w:cs="Times New Roman"/>
          <w:sz w:val="24"/>
          <w:szCs w:val="24"/>
        </w:rPr>
        <w:t xml:space="preserve"> will:</w:t>
      </w:r>
    </w:p>
    <w:p w14:paraId="0000003C" w14:textId="05643A18"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all event-planning</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committees by meeting regularly with committee </w:t>
      </w:r>
      <w:r w:rsidRPr="00036273">
        <w:rPr>
          <w:rFonts w:ascii="Times New Roman" w:eastAsia="Times New Roman" w:hAnsi="Times New Roman" w:cs="Times New Roman"/>
          <w:sz w:val="24"/>
          <w:szCs w:val="24"/>
        </w:rPr>
        <w:t>chairs to ensure that committees are running appropriately.</w:t>
      </w:r>
    </w:p>
    <w:p w14:paraId="71156F93" w14:textId="760BFE1A" w:rsidR="0045697C" w:rsidRPr="00036273" w:rsidRDefault="00E10CF3">
      <w:pPr>
        <w:numPr>
          <w:ilvl w:val="0"/>
          <w:numId w:val="37"/>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C</w:t>
      </w:r>
      <w:r w:rsidR="0045697C" w:rsidRPr="00E10CF3">
        <w:rPr>
          <w:rFonts w:ascii="Times New Roman" w:eastAsia="Times New Roman" w:hAnsi="Times New Roman" w:cs="Times New Roman"/>
          <w:sz w:val="24"/>
          <w:szCs w:val="24"/>
        </w:rPr>
        <w:t>oordinate</w:t>
      </w:r>
      <w:r w:rsidR="0045697C">
        <w:rPr>
          <w:rFonts w:ascii="Times New Roman" w:eastAsia="Times New Roman" w:hAnsi="Times New Roman" w:cs="Times New Roman"/>
          <w:sz w:val="24"/>
          <w:szCs w:val="24"/>
        </w:rPr>
        <w:t xml:space="preserve"> with the VPPR to see that all events are marketed</w:t>
      </w:r>
      <w:ins w:id="3" w:author="Sam Gary-Student" w:date="2019-10-19T17:10:00Z">
        <w:r>
          <w:rPr>
            <w:rFonts w:ascii="Times New Roman" w:eastAsia="Times New Roman" w:hAnsi="Times New Roman" w:cs="Times New Roman"/>
            <w:sz w:val="24"/>
            <w:szCs w:val="24"/>
          </w:rPr>
          <w:t>.</w:t>
        </w:r>
      </w:ins>
    </w:p>
    <w:p w14:paraId="0000003E"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Handle complaints from committee heads concerning committee members.</w:t>
      </w:r>
    </w:p>
    <w:p w14:paraId="0000003F"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all retreats.</w:t>
      </w:r>
    </w:p>
    <w:p w14:paraId="00000040"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Delegate exec attendance at committee meetings.</w:t>
      </w:r>
    </w:p>
    <w:p w14:paraId="00000041"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event requirements for board members.</w:t>
      </w:r>
    </w:p>
    <w:p w14:paraId="00000042" w14:textId="77777777" w:rsidR="00E77213" w:rsidRDefault="0045697C">
      <w:pPr>
        <w:numPr>
          <w:ilvl w:val="0"/>
          <w:numId w:val="3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 internal programming calendar.</w:t>
      </w:r>
    </w:p>
    <w:p w14:paraId="00000043"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4"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w:t>
      </w:r>
      <w:r>
        <w:rPr>
          <w:rFonts w:ascii="Times New Roman" w:eastAsia="Times New Roman" w:hAnsi="Times New Roman" w:cs="Times New Roman"/>
          <w:b/>
          <w:sz w:val="24"/>
          <w:szCs w:val="24"/>
        </w:rPr>
        <w:t>Vice President of Public Relations</w:t>
      </w:r>
      <w:r>
        <w:rPr>
          <w:rFonts w:ascii="Times New Roman" w:eastAsia="Times New Roman" w:hAnsi="Times New Roman" w:cs="Times New Roman"/>
          <w:sz w:val="24"/>
          <w:szCs w:val="24"/>
        </w:rPr>
        <w:t xml:space="preserve"> will:</w:t>
      </w:r>
    </w:p>
    <w:p w14:paraId="00000045" w14:textId="77777777" w:rsidR="00E77213" w:rsidRDefault="0045697C">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Market FUSAB to the student body, including Applications process and all individual events.</w:t>
      </w:r>
    </w:p>
    <w:p w14:paraId="00000046" w14:textId="35269C3C" w:rsidR="00E77213" w:rsidRDefault="0045697C">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order new FUSAB T-shirts every year for all board members immediately after new members are selected. The executive committee will approve of the design and distribution of the shirts.</w:t>
      </w:r>
    </w:p>
    <w:p w14:paraId="00000047" w14:textId="40516A30" w:rsidR="00E77213" w:rsidRPr="00BB0EF6" w:rsidRDefault="0045697C">
      <w:pPr>
        <w:numPr>
          <w:ilvl w:val="0"/>
          <w:numId w:val="2"/>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 xml:space="preserve">Oversee the </w:t>
      </w:r>
      <w:r w:rsidR="00F46222" w:rsidRPr="00BB0EF6">
        <w:rPr>
          <w:rFonts w:ascii="Times New Roman" w:eastAsia="Times New Roman" w:hAnsi="Times New Roman" w:cs="Times New Roman"/>
          <w:sz w:val="24"/>
          <w:szCs w:val="24"/>
        </w:rPr>
        <w:t xml:space="preserve">production </w:t>
      </w:r>
      <w:r w:rsidRPr="00BB0EF6">
        <w:rPr>
          <w:rFonts w:ascii="Times New Roman" w:eastAsia="Times New Roman" w:hAnsi="Times New Roman" w:cs="Times New Roman"/>
          <w:sz w:val="24"/>
          <w:szCs w:val="24"/>
        </w:rPr>
        <w:t>and distribution of all paper pub.</w:t>
      </w:r>
    </w:p>
    <w:p w14:paraId="00000049" w14:textId="36580D42" w:rsidR="00E77213" w:rsidRDefault="0045697C" w:rsidP="0045697C">
      <w:pPr>
        <w:numPr>
          <w:ilvl w:val="0"/>
          <w:numId w:val="27"/>
        </w:numPr>
        <w:rPr>
          <w:rFonts w:ascii="Times New Roman" w:eastAsia="Times New Roman" w:hAnsi="Times New Roman" w:cs="Times New Roman"/>
          <w:sz w:val="24"/>
          <w:szCs w:val="24"/>
        </w:rPr>
      </w:pPr>
      <w:r w:rsidRPr="0045697C">
        <w:rPr>
          <w:rFonts w:ascii="Times New Roman" w:eastAsia="Times New Roman" w:hAnsi="Times New Roman" w:cs="Times New Roman"/>
          <w:sz w:val="24"/>
          <w:szCs w:val="24"/>
        </w:rPr>
        <w:t>Keep record of publicity requirements for board members.</w:t>
      </w:r>
    </w:p>
    <w:p w14:paraId="374D8CF9" w14:textId="614958DC" w:rsidR="0045697C" w:rsidRPr="00536ED2" w:rsidRDefault="00F46222"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trike/>
          <w:sz w:val="24"/>
          <w:szCs w:val="24"/>
        </w:rPr>
        <w:t xml:space="preserve"> </w:t>
      </w:r>
      <w:r w:rsidRPr="00536ED2">
        <w:rPr>
          <w:rFonts w:ascii="Times New Roman" w:eastAsia="Times New Roman" w:hAnsi="Times New Roman" w:cs="Times New Roman"/>
          <w:sz w:val="24"/>
          <w:szCs w:val="24"/>
        </w:rPr>
        <w:t>Oversee the Social Media Coordinator.</w:t>
      </w:r>
    </w:p>
    <w:p w14:paraId="55C52F43" w14:textId="4F750E9F" w:rsidR="00F46222" w:rsidRPr="00536ED2" w:rsidRDefault="00F46222"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z w:val="24"/>
          <w:szCs w:val="24"/>
        </w:rPr>
        <w:t>Confer with Committee Chairs to ensure all events are appropriately marketed.</w:t>
      </w:r>
    </w:p>
    <w:p w14:paraId="58BEB8F6" w14:textId="492A38FE" w:rsidR="00EC50AA" w:rsidRPr="00536ED2" w:rsidRDefault="00EC50AA" w:rsidP="0045697C">
      <w:pPr>
        <w:numPr>
          <w:ilvl w:val="0"/>
          <w:numId w:val="27"/>
        </w:numPr>
        <w:rPr>
          <w:rFonts w:ascii="Times New Roman" w:eastAsia="Times New Roman" w:hAnsi="Times New Roman" w:cs="Times New Roman"/>
          <w:sz w:val="24"/>
          <w:szCs w:val="24"/>
        </w:rPr>
      </w:pPr>
      <w:r w:rsidRPr="00536ED2">
        <w:rPr>
          <w:rFonts w:ascii="Times New Roman" w:eastAsia="Times New Roman" w:hAnsi="Times New Roman" w:cs="Times New Roman"/>
          <w:sz w:val="24"/>
          <w:szCs w:val="24"/>
        </w:rPr>
        <w:t>Communicate with Furman Marketing and Administration to advertise FUSAB events.</w:t>
      </w:r>
    </w:p>
    <w:p w14:paraId="0000004A"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4B"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The </w:t>
      </w:r>
      <w:r>
        <w:rPr>
          <w:rFonts w:ascii="Times New Roman" w:eastAsia="Times New Roman" w:hAnsi="Times New Roman" w:cs="Times New Roman"/>
          <w:b/>
          <w:sz w:val="24"/>
          <w:szCs w:val="24"/>
        </w:rPr>
        <w:t>Vice President of Finance</w:t>
      </w:r>
      <w:r>
        <w:rPr>
          <w:rFonts w:ascii="Times New Roman" w:eastAsia="Times New Roman" w:hAnsi="Times New Roman" w:cs="Times New Roman"/>
          <w:sz w:val="24"/>
          <w:szCs w:val="24"/>
        </w:rPr>
        <w:t xml:space="preserve"> will:</w:t>
      </w:r>
    </w:p>
    <w:p w14:paraId="0000004C"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budget at both the Spring and Fall retreats.</w:t>
      </w:r>
    </w:p>
    <w:p w14:paraId="0000004D"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a financial statement from the previous term to the board at the beginning of both semesters along with the new budget.</w:t>
      </w:r>
    </w:p>
    <w:p w14:paraId="0000004E"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record of and submit all necessary check requests.</w:t>
      </w:r>
    </w:p>
    <w:p w14:paraId="0000004F"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Meet regularly with each committee head on matters concerning that particular committee’s budget.</w:t>
      </w:r>
    </w:p>
    <w:p w14:paraId="00000050"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Accurately record all financial transactions involving the board.</w:t>
      </w:r>
    </w:p>
    <w:p w14:paraId="00000051"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make any changes to the approved budget without a 2/3 majority vote of the board.</w:t>
      </w:r>
    </w:p>
    <w:p w14:paraId="00000052"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to SGA an update on the financial proceedings of FUSAB as per SGA bylaws.</w:t>
      </w:r>
    </w:p>
    <w:p w14:paraId="00000053"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FUSAB cash boxes and deposit cash as needed.</w:t>
      </w:r>
    </w:p>
    <w:p w14:paraId="00000054" w14:textId="77777777" w:rsidR="00E77213" w:rsidRDefault="0045697C">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Oversee the FUSAB payment cards and enforce payment card check out system.</w:t>
      </w:r>
    </w:p>
    <w:p w14:paraId="00000055" w14:textId="77777777" w:rsidR="00E77213" w:rsidRDefault="0045697C">
      <w:pPr>
        <w:spacing w:before="480" w:after="120"/>
        <w:ind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6. </w:t>
      </w: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Parliamentarian</w:t>
      </w:r>
      <w:r>
        <w:rPr>
          <w:rFonts w:ascii="Times New Roman" w:eastAsia="Times New Roman" w:hAnsi="Times New Roman" w:cs="Times New Roman"/>
          <w:sz w:val="24"/>
          <w:szCs w:val="24"/>
        </w:rPr>
        <w:t xml:space="preserve"> will:</w:t>
      </w:r>
    </w:p>
    <w:p w14:paraId="00000056"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order at all executive and general board meetings by following Robert’s Rules of Order.</w:t>
      </w:r>
    </w:p>
    <w:p w14:paraId="00000057"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order of the proposed agenda in the general board meeting.</w:t>
      </w:r>
    </w:p>
    <w:p w14:paraId="00000058"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Keep a speaker’s list when necessary or at the request of the President.</w:t>
      </w:r>
    </w:p>
    <w:p w14:paraId="00000059"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Address the general board concerning any matters that deal specifically with the policy and procedure of this constitution and chair any constitutional review committee.</w:t>
      </w:r>
    </w:p>
    <w:p w14:paraId="0000005A"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 be allowed to vote on any motions presented to the board.</w:t>
      </w:r>
    </w:p>
    <w:p w14:paraId="0000005B"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the annual composite picture.</w:t>
      </w:r>
    </w:p>
    <w:p w14:paraId="0000005C"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Sponsor inter-board relationships and endorse constructive team building programs for the members.</w:t>
      </w:r>
    </w:p>
    <w:p w14:paraId="0000005D"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 the FUSAB contact for other organizations on campus.</w:t>
      </w:r>
    </w:p>
    <w:p w14:paraId="0000005E"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Work with committee chairs to ensure that co-sponsored events meet the needs of the co-sponsoring organization(s) and FUSAB.</w:t>
      </w:r>
    </w:p>
    <w:p w14:paraId="0000005F" w14:textId="77777777" w:rsidR="00E77213" w:rsidRDefault="0045697C">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Should initiate communication with the Vice President of Programming regarding co-sponsorships to coordinate the calendar with committee chairs.</w:t>
      </w:r>
    </w:p>
    <w:p w14:paraId="00000060"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1"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Committees</w:t>
      </w:r>
    </w:p>
    <w:p w14:paraId="00000062" w14:textId="77777777" w:rsidR="00E77213" w:rsidRDefault="0045697C">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Committees will:</w:t>
      </w:r>
    </w:p>
    <w:p w14:paraId="00000063"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their events.</w:t>
      </w:r>
    </w:p>
    <w:p w14:paraId="00000065"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Hold weekly meetings in order to discuss and collaborate about ideas for events.</w:t>
      </w:r>
    </w:p>
    <w:p w14:paraId="00000066"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Designate specific tasks to each committee member.</w:t>
      </w:r>
    </w:p>
    <w:p w14:paraId="00000067"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Bring forth old and new business to the general board.</w:t>
      </w:r>
    </w:p>
    <w:p w14:paraId="00000068"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Give a brief report at all general board meetings.</w:t>
      </w:r>
    </w:p>
    <w:p w14:paraId="00000069"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Rotate on a yearly basis (end of Spring Semester).</w:t>
      </w:r>
    </w:p>
    <w:p w14:paraId="0000006A" w14:textId="77777777" w:rsidR="00E77213" w:rsidRDefault="0045697C">
      <w:pPr>
        <w:numPr>
          <w:ilvl w:val="0"/>
          <w:numId w:val="4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Spend within their designated budget.</w:t>
      </w:r>
    </w:p>
    <w:p w14:paraId="0000006C" w14:textId="2542E6E3" w:rsidR="00E77213" w:rsidRDefault="00BB0EF6">
      <w:pPr>
        <w:ind w:left="1440" w:hanging="360"/>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8</w:t>
      </w:r>
      <w:r w:rsidR="0045697C" w:rsidRPr="00BB0EF6">
        <w:rPr>
          <w:rFonts w:ascii="Times New Roman" w:eastAsia="Times New Roman" w:hAnsi="Times New Roman" w:cs="Times New Roman"/>
          <w:sz w:val="24"/>
          <w:szCs w:val="24"/>
        </w:rPr>
        <w:t xml:space="preserve">.  Collaborate with the </w:t>
      </w:r>
      <w:r w:rsidR="00E10CF3" w:rsidRPr="00BB0EF6">
        <w:rPr>
          <w:rFonts w:ascii="Times New Roman" w:eastAsia="Times New Roman" w:hAnsi="Times New Roman" w:cs="Times New Roman"/>
          <w:sz w:val="24"/>
          <w:szCs w:val="24"/>
        </w:rPr>
        <w:t>Social Media Coordinator</w:t>
      </w:r>
      <w:r w:rsidR="0045697C" w:rsidRPr="00BB0EF6">
        <w:rPr>
          <w:rFonts w:ascii="Times New Roman" w:eastAsia="Times New Roman" w:hAnsi="Times New Roman" w:cs="Times New Roman"/>
          <w:sz w:val="24"/>
          <w:szCs w:val="24"/>
        </w:rPr>
        <w:t xml:space="preserve"> to create desired publicity to be approved by the Vice President of Public Relations.</w:t>
      </w:r>
    </w:p>
    <w:p w14:paraId="0000006D" w14:textId="34F3FC3A" w:rsidR="00E77213" w:rsidRDefault="00BB0EF6">
      <w:pPr>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45697C">
        <w:rPr>
          <w:rFonts w:ascii="Times New Roman" w:eastAsia="Times New Roman" w:hAnsi="Times New Roman" w:cs="Times New Roman"/>
          <w:sz w:val="24"/>
          <w:szCs w:val="24"/>
        </w:rPr>
        <w:t>.  Help other campus organizations reach their programming aspirations.</w:t>
      </w:r>
    </w:p>
    <w:p w14:paraId="1B7FFCC2" w14:textId="6E9451F3" w:rsidR="00C2384A" w:rsidRPr="00C2384A" w:rsidRDefault="0045697C" w:rsidP="00C2384A">
      <w:pPr>
        <w:ind w:left="1440" w:hanging="360"/>
        <w:rPr>
          <w:ins w:id="4" w:author="Sam Gary-Student" w:date="2019-10-19T09:51:00Z"/>
          <w:rFonts w:ascii="Times New Roman" w:eastAsia="Times New Roman" w:hAnsi="Times New Roman" w:cs="Times New Roman"/>
          <w:sz w:val="24"/>
          <w:szCs w:val="24"/>
        </w:rPr>
      </w:pPr>
      <w:r w:rsidRPr="00C2384A">
        <w:rPr>
          <w:rFonts w:ascii="Times New Roman" w:eastAsia="Times New Roman" w:hAnsi="Times New Roman" w:cs="Times New Roman"/>
          <w:sz w:val="24"/>
          <w:szCs w:val="24"/>
        </w:rPr>
        <w:t>1</w:t>
      </w:r>
      <w:r w:rsidR="00BB0EF6">
        <w:rPr>
          <w:rFonts w:ascii="Times New Roman" w:eastAsia="Times New Roman" w:hAnsi="Times New Roman" w:cs="Times New Roman"/>
          <w:sz w:val="24"/>
          <w:szCs w:val="24"/>
        </w:rPr>
        <w:t>0</w:t>
      </w:r>
      <w:r w:rsidRPr="00FF56FE">
        <w:rPr>
          <w:rFonts w:ascii="Times New Roman" w:eastAsia="Times New Roman" w:hAnsi="Times New Roman" w:cs="Times New Roman"/>
          <w:sz w:val="24"/>
          <w:szCs w:val="24"/>
        </w:rPr>
        <w:t>.  Co-sponsor with other organizations on campus.</w:t>
      </w:r>
    </w:p>
    <w:p w14:paraId="34921F59" w14:textId="4B18D1DC" w:rsidR="00C2384A" w:rsidRDefault="00C2384A" w:rsidP="00C2384A">
      <w:pPr>
        <w:ind w:left="1440" w:hanging="360"/>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1</w:t>
      </w:r>
      <w:r w:rsidR="00BB0EF6" w:rsidRPr="00BB0EF6">
        <w:rPr>
          <w:rFonts w:ascii="Times New Roman" w:eastAsia="Times New Roman" w:hAnsi="Times New Roman" w:cs="Times New Roman"/>
          <w:sz w:val="24"/>
          <w:szCs w:val="24"/>
        </w:rPr>
        <w:t>1</w:t>
      </w:r>
      <w:r w:rsidRPr="00BB0EF6">
        <w:rPr>
          <w:rFonts w:ascii="Times New Roman" w:eastAsia="Times New Roman" w:hAnsi="Times New Roman" w:cs="Times New Roman"/>
          <w:sz w:val="24"/>
          <w:szCs w:val="24"/>
        </w:rPr>
        <w:t>.  Not co-sponsor events with specific religious, political, or Greek organizations.</w:t>
      </w:r>
    </w:p>
    <w:p w14:paraId="0000006F" w14:textId="77777777" w:rsidR="00E77213" w:rsidRDefault="00E77213">
      <w:pPr>
        <w:ind w:left="1440" w:hanging="360"/>
        <w:rPr>
          <w:rFonts w:ascii="Times New Roman" w:eastAsia="Times New Roman" w:hAnsi="Times New Roman" w:cs="Times New Roman"/>
          <w:sz w:val="24"/>
          <w:szCs w:val="24"/>
        </w:rPr>
      </w:pPr>
    </w:p>
    <w:p w14:paraId="00000070"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Committee Chairs will:</w:t>
      </w:r>
    </w:p>
    <w:p w14:paraId="00000072"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time and place of weekly meetings.</w:t>
      </w:r>
    </w:p>
    <w:p w14:paraId="00000073" w14:textId="2B74EE48"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Vice President of Administration and the Vice President of Programming of any committee member failing to fulfill his/her committee duties.</w:t>
      </w:r>
    </w:p>
    <w:p w14:paraId="3FE615BA" w14:textId="7C6921C2" w:rsidR="0045697C"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Report an attendance record to the Vice President of Administration within 24 hours of the adjournment of their weekly meeting.</w:t>
      </w:r>
    </w:p>
    <w:p w14:paraId="00000075"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Ensure that the various responsibilities of the committee are properly distributed among its members.</w:t>
      </w:r>
    </w:p>
    <w:p w14:paraId="00000076"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Hold committee members responsible for completing all assigned tasks.</w:t>
      </w:r>
    </w:p>
    <w:p w14:paraId="00000077" w14:textId="1D0709CC"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Executive Committee of any proposals for general board meeting.</w:t>
      </w:r>
    </w:p>
    <w:p w14:paraId="00000078" w14:textId="77777777"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Vice President of Programming of committee activities.</w:t>
      </w:r>
    </w:p>
    <w:p w14:paraId="00000079" w14:textId="2020C5A5"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appropriate number of committee members needed both Semesters.</w:t>
      </w:r>
    </w:p>
    <w:p w14:paraId="244B12E0" w14:textId="35BA7AC5" w:rsidR="00C2384A" w:rsidRPr="00BB0EF6" w:rsidRDefault="00C2384A">
      <w:pPr>
        <w:numPr>
          <w:ilvl w:val="0"/>
          <w:numId w:val="32"/>
        </w:numPr>
        <w:rPr>
          <w:rFonts w:ascii="Times New Roman" w:eastAsia="Times New Roman" w:hAnsi="Times New Roman" w:cs="Times New Roman"/>
          <w:sz w:val="24"/>
          <w:szCs w:val="24"/>
        </w:rPr>
      </w:pPr>
      <w:r w:rsidRPr="00BB0EF6">
        <w:rPr>
          <w:rFonts w:ascii="Times New Roman" w:eastAsia="Times New Roman" w:hAnsi="Times New Roman" w:cs="Times New Roman"/>
          <w:sz w:val="24"/>
          <w:szCs w:val="24"/>
        </w:rPr>
        <w:t>Organize a marketing system for their Committee’s events</w:t>
      </w:r>
    </w:p>
    <w:p w14:paraId="0000007A" w14:textId="5D8BE07B" w:rsidR="00E77213" w:rsidRDefault="0045697C">
      <w:pPr>
        <w:numPr>
          <w:ilvl w:val="0"/>
          <w:numId w:val="32"/>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Fulfill requirements approved by the board.</w:t>
      </w:r>
    </w:p>
    <w:p w14:paraId="0000007B"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C"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Members will:</w:t>
      </w:r>
    </w:p>
    <w:p w14:paraId="0000007D" w14:textId="77777777"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Attend weekly committee and general board meetings.</w:t>
      </w:r>
    </w:p>
    <w:p w14:paraId="0000007E" w14:textId="77777777"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Fulfill requirements mandated by the Officers and approved by the board.</w:t>
      </w:r>
    </w:p>
    <w:p w14:paraId="0000007F" w14:textId="5A9B2ED3" w:rsidR="00E77213" w:rsidRDefault="0045697C">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event that a member </w:t>
      </w:r>
      <w:r w:rsidRPr="0045423D">
        <w:rPr>
          <w:rFonts w:ascii="Times New Roman" w:eastAsia="Times New Roman" w:hAnsi="Times New Roman" w:cs="Times New Roman"/>
          <w:sz w:val="24"/>
          <w:szCs w:val="24"/>
        </w:rPr>
        <w:t xml:space="preserve">could benefit from a leave of absence from the board, the member can approach the </w:t>
      </w:r>
      <w:r w:rsidR="0045423D" w:rsidRPr="005A2003">
        <w:rPr>
          <w:rFonts w:ascii="Times New Roman" w:eastAsia="Times New Roman" w:hAnsi="Times New Roman" w:cs="Times New Roman"/>
          <w:sz w:val="24"/>
          <w:szCs w:val="24"/>
        </w:rPr>
        <w:t>Executive</w:t>
      </w:r>
      <w:r w:rsidRPr="0045423D">
        <w:rPr>
          <w:rFonts w:ascii="Times New Roman" w:eastAsia="Times New Roman" w:hAnsi="Times New Roman" w:cs="Times New Roman"/>
          <w:sz w:val="24"/>
          <w:szCs w:val="24"/>
        </w:rPr>
        <w:t xml:space="preserve"> board and request a temporary break (of a specified length) from all FUSAB responsibilities.  The</w:t>
      </w:r>
      <w:r>
        <w:rPr>
          <w:rFonts w:ascii="Times New Roman" w:eastAsia="Times New Roman" w:hAnsi="Times New Roman" w:cs="Times New Roman"/>
          <w:sz w:val="24"/>
          <w:szCs w:val="24"/>
        </w:rPr>
        <w:t xml:space="preserve"> Executive Board will determine the validity of the request and will decide whether to grant the leave of absence,</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should an additional opinion be needed, an advisor will be consulted.</w:t>
      </w:r>
    </w:p>
    <w:p w14:paraId="00000080" w14:textId="77777777" w:rsidR="00E77213" w:rsidRDefault="00E77213">
      <w:pPr>
        <w:rPr>
          <w:rFonts w:ascii="Times New Roman" w:eastAsia="Times New Roman" w:hAnsi="Times New Roman" w:cs="Times New Roman"/>
          <w:sz w:val="24"/>
          <w:szCs w:val="24"/>
        </w:rPr>
      </w:pPr>
    </w:p>
    <w:p w14:paraId="0000008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 Committee Descriptions:</w:t>
      </w:r>
    </w:p>
    <w:p w14:paraId="00000082"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3"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Concert Committee</w:t>
      </w:r>
      <w:r>
        <w:rPr>
          <w:rFonts w:ascii="Times New Roman" w:eastAsia="Times New Roman" w:hAnsi="Times New Roman" w:cs="Times New Roman"/>
          <w:sz w:val="24"/>
          <w:szCs w:val="24"/>
        </w:rPr>
        <w:t xml:space="preserve"> will:</w:t>
      </w:r>
    </w:p>
    <w:p w14:paraId="00000084" w14:textId="77777777" w:rsidR="00E77213" w:rsidRDefault="0045697C">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at least one large scale concert per year.</w:t>
      </w:r>
    </w:p>
    <w:p w14:paraId="00000085" w14:textId="77777777" w:rsidR="00E77213" w:rsidRDefault="0045697C">
      <w:pPr>
        <w:numPr>
          <w:ilvl w:val="0"/>
          <w:numId w:val="3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movies, multimedia events, and other performance related acts.</w:t>
      </w:r>
    </w:p>
    <w:p w14:paraId="00000086"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7"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b/>
          <w:sz w:val="24"/>
          <w:szCs w:val="24"/>
        </w:rPr>
        <w:t>Off Campus Events</w:t>
      </w:r>
      <w:r>
        <w:rPr>
          <w:rFonts w:ascii="Times New Roman" w:eastAsia="Times New Roman" w:hAnsi="Times New Roman" w:cs="Times New Roman"/>
          <w:sz w:val="24"/>
          <w:szCs w:val="24"/>
        </w:rPr>
        <w:t xml:space="preserve"> will:</w:t>
      </w:r>
    </w:p>
    <w:p w14:paraId="00000088"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off-campus events for students at discounted prices.</w:t>
      </w:r>
    </w:p>
    <w:p w14:paraId="00000089"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 tickets for students for activities including, but not limited to the following: concerts, musicals, plays, sports events, etc.</w:t>
      </w:r>
    </w:p>
    <w:p w14:paraId="0000008A" w14:textId="77777777" w:rsidR="00E77213" w:rsidRDefault="0045697C">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Rollover all of the revenue generated through ticket sales to the next semester’s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budget, unless needed in the current semester.</w:t>
      </w:r>
    </w:p>
    <w:p w14:paraId="0000008B"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C"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sz w:val="24"/>
          <w:szCs w:val="24"/>
        </w:rPr>
        <w:t>Special Events</w:t>
      </w:r>
      <w:r>
        <w:rPr>
          <w:rFonts w:ascii="Times New Roman" w:eastAsia="Times New Roman" w:hAnsi="Times New Roman" w:cs="Times New Roman"/>
          <w:sz w:val="24"/>
          <w:szCs w:val="24"/>
        </w:rPr>
        <w:t xml:space="preserve"> will:</w:t>
      </w:r>
    </w:p>
    <w:p w14:paraId="0000008D" w14:textId="77777777" w:rsidR="00E77213" w:rsidRDefault="0045697C">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events on campus that directly engage students including, but not limited to, the following: comedians, speakers, dances, cultural events, etc.</w:t>
      </w:r>
    </w:p>
    <w:p w14:paraId="0000008E" w14:textId="77777777" w:rsidR="00E77213" w:rsidRDefault="0045697C">
      <w:pPr>
        <w:numPr>
          <w:ilvl w:val="0"/>
          <w:numId w:val="3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special, unique events.</w:t>
      </w:r>
    </w:p>
    <w:p w14:paraId="0000008F"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0" w14:textId="77777777" w:rsidR="00E77213" w:rsidRDefault="0045697C">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Pr>
          <w:rFonts w:ascii="Times New Roman" w:eastAsia="Times New Roman" w:hAnsi="Times New Roman" w:cs="Times New Roman"/>
          <w:b/>
          <w:sz w:val="24"/>
          <w:szCs w:val="24"/>
        </w:rPr>
        <w:t>Annual Events</w:t>
      </w:r>
      <w:r>
        <w:rPr>
          <w:rFonts w:ascii="Times New Roman" w:eastAsia="Times New Roman" w:hAnsi="Times New Roman" w:cs="Times New Roman"/>
          <w:sz w:val="24"/>
          <w:szCs w:val="24"/>
        </w:rPr>
        <w:t xml:space="preserve"> will:</w:t>
      </w:r>
    </w:p>
    <w:p w14:paraId="00000091"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activities throughout the week and weekend of homecoming relating to the week’s theme.</w:t>
      </w:r>
    </w:p>
    <w:p w14:paraId="00000092"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Meet with other organizations participating in the planning of homecoming to collaborate about the week’s events.</w:t>
      </w:r>
    </w:p>
    <w:p w14:paraId="00000093" w14:textId="77777777" w:rsidR="00E77213" w:rsidRDefault="0045697C">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Plan other on campus events that are part of the traditions of Furman, including LDOC and Winter Wonderland</w:t>
      </w:r>
    </w:p>
    <w:p w14:paraId="0000009D" w14:textId="52C5CF2E"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E"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Meeting Structure</w:t>
      </w:r>
    </w:p>
    <w:p w14:paraId="0000009F"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The Executive Meeting:</w:t>
      </w:r>
    </w:p>
    <w:p w14:paraId="000000A0"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w:t>
      </w:r>
    </w:p>
    <w:p w14:paraId="000000A1"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preside at the meeting.</w:t>
      </w:r>
    </w:p>
    <w:p w14:paraId="000000A2"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call the meeting to order.</w:t>
      </w:r>
    </w:p>
    <w:p w14:paraId="000000A3"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each Officer the opportunity to report on the business of their position.</w:t>
      </w:r>
    </w:p>
    <w:p w14:paraId="000000A4" w14:textId="77777777" w:rsidR="00E77213" w:rsidRDefault="0045697C">
      <w:pPr>
        <w:numPr>
          <w:ilvl w:val="0"/>
          <w:numId w:val="4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give a report when deemed necessary while maintaining impartiality.</w:t>
      </w:r>
    </w:p>
    <w:p w14:paraId="000000A5"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 The Committee Chair Meeting</w:t>
      </w:r>
    </w:p>
    <w:p w14:paraId="000000A6"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include the six officers and all five standing committee chairs, any ad hoc committee chairs, and the Social Media Coordinator.</w:t>
      </w:r>
    </w:p>
    <w:p w14:paraId="000000A7"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preside at the meeting.</w:t>
      </w:r>
    </w:p>
    <w:p w14:paraId="000000A8"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call the meeting to order.</w:t>
      </w:r>
    </w:p>
    <w:p w14:paraId="000000A9"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programming will give each Committee Chair the opportunity to report on the business of the committee.</w:t>
      </w:r>
    </w:p>
    <w:p w14:paraId="000000AA"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 Chair will notify the Executive Committee of event proposals for new business.</w:t>
      </w:r>
    </w:p>
    <w:p w14:paraId="000000AB" w14:textId="77777777" w:rsidR="00E77213" w:rsidRDefault="0045697C">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parliamentarian will record the agenda for the general board meeting.</w:t>
      </w:r>
    </w:p>
    <w:p w14:paraId="000000AC"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General Board Meetings:</w:t>
      </w:r>
    </w:p>
    <w:p w14:paraId="000000AD"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preside at the meeting.</w:t>
      </w:r>
    </w:p>
    <w:p w14:paraId="000000AE"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call the meeting to order.</w:t>
      </w:r>
    </w:p>
    <w:p w14:paraId="000000AF"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committees will be given the opportunity to inform the general board of potential events and to seek alternative ideas from the entire board.</w:t>
      </w:r>
    </w:p>
    <w:p w14:paraId="000000B0"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committees will introduce new business.</w:t>
      </w:r>
    </w:p>
    <w:p w14:paraId="000000B1"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board will discuss and vote on old business.</w:t>
      </w:r>
    </w:p>
    <w:p w14:paraId="000000B2"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board will be given the opportunity to make general announcements.</w:t>
      </w:r>
    </w:p>
    <w:p w14:paraId="000000B3"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Vice President of Administration will assign members office hours.</w:t>
      </w:r>
    </w:p>
    <w:p w14:paraId="000000B4"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Executive Committee members will give a report to the board on any matters deemed necessary.</w:t>
      </w:r>
    </w:p>
    <w:p w14:paraId="000000B5" w14:textId="77777777" w:rsidR="00E77213" w:rsidRDefault="0045697C">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 adjourn the meeting.</w:t>
      </w:r>
    </w:p>
    <w:p w14:paraId="000000B6" w14:textId="77777777" w:rsidR="00E77213" w:rsidRDefault="00E77213">
      <w:pPr>
        <w:rPr>
          <w:rFonts w:ascii="Times New Roman" w:eastAsia="Times New Roman" w:hAnsi="Times New Roman" w:cs="Times New Roman"/>
          <w:sz w:val="24"/>
          <w:szCs w:val="24"/>
        </w:rPr>
      </w:pPr>
    </w:p>
    <w:p w14:paraId="000000B7"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Election of Officers</w:t>
      </w:r>
    </w:p>
    <w:p w14:paraId="000000B8" w14:textId="6C73A358"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 Nominations will be taken two weeks prior to the election and can be accepted until the night of the election. A member can accept the nomination for only one office</w:t>
      </w:r>
      <w:r w:rsidRPr="00996DD2">
        <w:rPr>
          <w:rFonts w:ascii="Times New Roman" w:eastAsia="Times New Roman" w:hAnsi="Times New Roman" w:cs="Times New Roman"/>
          <w:sz w:val="24"/>
          <w:szCs w:val="24"/>
        </w:rPr>
        <w:t>.  Any member who has been defeated can accept a nomination for a lower office before speeches begin for that office.</w:t>
      </w:r>
    </w:p>
    <w:p w14:paraId="000000B9"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The president, vice president of administration, vice president of programming, vice president of public relations and the vice president of finance must have served at least two full academic semesters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before being eligible for election.</w:t>
      </w:r>
    </w:p>
    <w:p w14:paraId="000000BA"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 Individuals planning to go on foreign study during the upcoming term, for any length of time, will be ineligible for an officer position.</w:t>
      </w:r>
    </w:p>
    <w:p w14:paraId="000000BB"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 The president will preside at the election meeting, will be responsible for keeping a speaker’s list, and will not be allowed to vote.</w:t>
      </w:r>
    </w:p>
    <w:p w14:paraId="000000BC"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E. The parliamentarian will be responsible for ensuring that proper time and order is kept.  The parliamentarian will also be responsible for making sure that dilatory comments are not made.  The parliamentarian can speak but not vote.</w:t>
      </w:r>
    </w:p>
    <w:p w14:paraId="000000BD" w14:textId="09AA0808"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 Nominated members are allotted five minutes to address the board, after which the candidates will leave the room.  The order of electing officers will be: president, </w:t>
      </w:r>
      <w:r w:rsidRPr="00990447">
        <w:rPr>
          <w:rFonts w:ascii="Times New Roman" w:eastAsia="Times New Roman" w:hAnsi="Times New Roman" w:cs="Times New Roman"/>
          <w:sz w:val="24"/>
          <w:szCs w:val="24"/>
        </w:rPr>
        <w:t xml:space="preserve">vice president of programming, </w:t>
      </w:r>
      <w:r w:rsidR="007E6A8A" w:rsidRPr="00990447">
        <w:rPr>
          <w:rFonts w:ascii="Times New Roman" w:eastAsia="Times New Roman" w:hAnsi="Times New Roman" w:cs="Times New Roman"/>
          <w:sz w:val="24"/>
          <w:szCs w:val="24"/>
        </w:rPr>
        <w:t>vice president of administration,</w:t>
      </w:r>
      <w:r w:rsidR="007E6A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vice president of public relations, vice president of finance, and parliamentarian.</w:t>
      </w:r>
    </w:p>
    <w:p w14:paraId="000000BE"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 The board will discuss and vote.  Each board member will be given the opportunity to speak if they desire, assuming that the speakers’ list has not been closed.  The amount of time that a board member is allowed to speak at any one time will be limited to one minute.</w:t>
      </w:r>
    </w:p>
    <w:p w14:paraId="000000BF"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H. Members will vote using a secret ballot, which will be counted by the advisor and the president.</w:t>
      </w:r>
    </w:p>
    <w:p w14:paraId="000000C0" w14:textId="77777777"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 In the absence of a majority vote, the candidate with the fewest votes will be eliminated.  Another vote (including those running) will be taken until a majority is reached.</w:t>
      </w:r>
    </w:p>
    <w:p w14:paraId="000000C1"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J. If there is a tie, the president will vote to break it.</w:t>
      </w:r>
    </w:p>
    <w:p w14:paraId="000000C2" w14:textId="77777777" w:rsidR="00E77213" w:rsidRDefault="00E77213">
      <w:pPr>
        <w:rPr>
          <w:rFonts w:ascii="Times New Roman" w:eastAsia="Times New Roman" w:hAnsi="Times New Roman" w:cs="Times New Roman"/>
          <w:sz w:val="24"/>
          <w:szCs w:val="24"/>
        </w:rPr>
      </w:pPr>
    </w:p>
    <w:p w14:paraId="000000C3"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Recall of members</w:t>
      </w:r>
    </w:p>
    <w:p w14:paraId="000000C4" w14:textId="77777777" w:rsidR="00E77213" w:rsidRDefault="0045697C">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member of FUSAB is subject to impeachment and retraction of membership by a five-sixths vote of the Officers for the following delinquencies:</w:t>
      </w:r>
    </w:p>
    <w:p w14:paraId="000000C5"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fulfill attendance requirements set forth by the current year’s Executive Officers.</w:t>
      </w:r>
    </w:p>
    <w:p w14:paraId="000000C6"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to fulfill duties of membership</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to the board and to their respective committee.</w:t>
      </w:r>
    </w:p>
    <w:p w14:paraId="000000C7"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Misappropriation of funds.</w:t>
      </w:r>
    </w:p>
    <w:p w14:paraId="000000C8"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Drinking or being intoxicated while performing duties at a FUSAB event.</w:t>
      </w:r>
    </w:p>
    <w:p w14:paraId="000000C9" w14:textId="77777777" w:rsidR="00E77213" w:rsidRDefault="0045697C">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misconduct deemed inappropriate or delinquent by the presiding Executive board.</w:t>
      </w:r>
    </w:p>
    <w:p w14:paraId="000000CA" w14:textId="77777777" w:rsidR="00E77213" w:rsidRDefault="0045697C">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considered an inappropriate or delinquent misconduct by a vote from the Executive board of at least five votes out of six.</w:t>
      </w:r>
    </w:p>
    <w:p w14:paraId="000000CB"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CC" w14:textId="6FC08878"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B.  At the end of the semester, the Vice President of Administration, Vice President of Programming, and Vice President of Public Relations should present to the Officers the members who do not fulfill their requirements as listed above: two office hours,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eight event points and six publicity points. Any member who fails to meet the requirements of any of these categories will be put on probation for the entirety of the following semester.</w:t>
      </w:r>
    </w:p>
    <w:p w14:paraId="000000CD" w14:textId="77777777" w:rsidR="00E77213" w:rsidRDefault="0045697C">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 The President and the Advisor will oversee the probation process</w:t>
      </w:r>
    </w:p>
    <w:p w14:paraId="000000CE" w14:textId="48405D5A" w:rsidR="00E77213" w:rsidRDefault="0045697C">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actions to be taken by the executive committee, president and advisor for Recall of Members in Bylaw VI Section A</w:t>
      </w:r>
    </w:p>
    <w:p w14:paraId="000000CF" w14:textId="77777777" w:rsidR="00E77213" w:rsidRDefault="00E77213">
      <w:pPr>
        <w:rPr>
          <w:rFonts w:ascii="Times New Roman" w:eastAsia="Times New Roman" w:hAnsi="Times New Roman" w:cs="Times New Roman"/>
          <w:sz w:val="24"/>
          <w:szCs w:val="24"/>
        </w:rPr>
      </w:pPr>
    </w:p>
    <w:p w14:paraId="000000D0"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Amendments</w:t>
      </w:r>
    </w:p>
    <w:p w14:paraId="000000D1" w14:textId="58DEA082"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constitution is subject to amendment at any regular FUSAB meeting, provided that notice of a proposed change is presented one meeting in advance.   A two-thirds favorable vote by those present on the Board and approval from proper University authorities is required for passage.  Furthermore, a Constitutional review committee will be formed once a school year for the purpose of improving the structure of the board.  It will be overseen by the parliamentarian</w:t>
      </w:r>
      <w:r w:rsidR="00990447">
        <w:rPr>
          <w:rFonts w:ascii="Times New Roman" w:eastAsia="Times New Roman" w:hAnsi="Times New Roman" w:cs="Times New Roman"/>
          <w:sz w:val="24"/>
          <w:szCs w:val="24"/>
        </w:rPr>
        <w:t>.</w:t>
      </w:r>
    </w:p>
    <w:p w14:paraId="000000D2" w14:textId="77777777" w:rsidR="00E77213" w:rsidRDefault="00E77213">
      <w:pPr>
        <w:rPr>
          <w:rFonts w:ascii="Times New Roman" w:eastAsia="Times New Roman" w:hAnsi="Times New Roman" w:cs="Times New Roman"/>
          <w:sz w:val="24"/>
          <w:szCs w:val="24"/>
        </w:rPr>
      </w:pPr>
    </w:p>
    <w:p w14:paraId="000000D3" w14:textId="77777777" w:rsidR="00E77213" w:rsidRDefault="0045697C">
      <w:pPr>
        <w:spacing w:after="80"/>
        <w:rPr>
          <w:rFonts w:ascii="Times New Roman" w:eastAsia="Times New Roman" w:hAnsi="Times New Roman" w:cs="Times New Roman"/>
          <w:b/>
          <w:sz w:val="24"/>
          <w:szCs w:val="24"/>
        </w:rPr>
      </w:pPr>
      <w:r>
        <w:rPr>
          <w:rFonts w:ascii="Times New Roman" w:eastAsia="Times New Roman" w:hAnsi="Times New Roman" w:cs="Times New Roman"/>
          <w:b/>
          <w:sz w:val="24"/>
          <w:szCs w:val="24"/>
        </w:rPr>
        <w:t>XI.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Summer Business</w:t>
      </w:r>
    </w:p>
    <w:p w14:paraId="000000D4"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Summer, the Officers will have the power without consent of the general board but under the guidance of the FUSAB Advisor, to decide on matters that must be addressed before the beginning of the Fall term.</w:t>
      </w:r>
    </w:p>
    <w:p w14:paraId="000000D5"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6" w14:textId="77777777" w:rsidR="00E77213" w:rsidRDefault="0045697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Bylaws to the Constitution of FUSAB</w:t>
      </w:r>
    </w:p>
    <w:p w14:paraId="000000D7"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      </w:t>
      </w:r>
      <w:r>
        <w:rPr>
          <w:rFonts w:ascii="Times New Roman" w:eastAsia="Times New Roman" w:hAnsi="Times New Roman" w:cs="Times New Roman"/>
          <w:b/>
          <w:sz w:val="24"/>
          <w:szCs w:val="24"/>
        </w:rPr>
        <w:t>Executive Powers</w:t>
      </w:r>
    </w:p>
    <w:p w14:paraId="000000D8" w14:textId="77777777" w:rsidR="00E77213" w:rsidRDefault="0045697C">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President will:</w:t>
      </w:r>
    </w:p>
    <w:p w14:paraId="000000D9"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Serve as the SGA representative of FUSAB.</w:t>
      </w:r>
    </w:p>
    <w:p w14:paraId="000000DA"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appoint representatives on behalf of FUSAB.</w:t>
      </w:r>
    </w:p>
    <w:p w14:paraId="000000DB"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invite any person to the executive meeting.</w:t>
      </w:r>
    </w:p>
    <w:p w14:paraId="000000DC" w14:textId="77777777" w:rsidR="00E77213" w:rsidRDefault="0045697C">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the right to assign board members to committees at the approval of the executive committee.</w:t>
      </w:r>
    </w:p>
    <w:p w14:paraId="000000DD" w14:textId="77777777" w:rsidR="00E77213" w:rsidRDefault="0045697C">
      <w:pPr>
        <w:ind w:left="720"/>
        <w:rPr>
          <w:rFonts w:ascii="Times New Roman" w:eastAsia="Times New Roman" w:hAnsi="Times New Roman" w:cs="Times New Roman"/>
          <w:strike/>
          <w:color w:val="FF0000"/>
          <w:sz w:val="24"/>
          <w:szCs w:val="24"/>
        </w:rPr>
      </w:pPr>
      <w:r>
        <w:rPr>
          <w:rFonts w:ascii="Times New Roman" w:eastAsia="Times New Roman" w:hAnsi="Times New Roman" w:cs="Times New Roman"/>
          <w:sz w:val="24"/>
          <w:szCs w:val="24"/>
        </w:rPr>
        <w:t>B. A Motion can be moved directly into old business with the general consensus of the Executive Committee.</w:t>
      </w:r>
    </w:p>
    <w:p w14:paraId="000000DE" w14:textId="77777777" w:rsidR="00E77213" w:rsidRDefault="00E77213">
      <w:pPr>
        <w:ind w:firstLine="720"/>
        <w:rPr>
          <w:rFonts w:ascii="Times New Roman" w:eastAsia="Times New Roman" w:hAnsi="Times New Roman" w:cs="Times New Roman"/>
          <w:sz w:val="24"/>
          <w:szCs w:val="24"/>
        </w:rPr>
      </w:pPr>
    </w:p>
    <w:p w14:paraId="000000DF"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     </w:t>
      </w:r>
      <w:r>
        <w:rPr>
          <w:rFonts w:ascii="Times New Roman" w:eastAsia="Times New Roman" w:hAnsi="Times New Roman" w:cs="Times New Roman"/>
          <w:b/>
          <w:sz w:val="24"/>
          <w:szCs w:val="24"/>
        </w:rPr>
        <w:t>Vacancies</w:t>
      </w:r>
    </w:p>
    <w:p w14:paraId="000000E0"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Officer Vacancy. If there is an officer vacancy, a new officer will be chosen in the same manner as outlined in the FUSAB Constitution.  However, the nomination time period may be shortened to one week.  If no one accepts nominations, then the president may appoint an officer.</w:t>
      </w:r>
    </w:p>
    <w:p w14:paraId="000000E1"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Chair Vacancy. If there is a committee chair vacancy, the new committee chair will be appointed by the Executive Officers.</w:t>
      </w:r>
    </w:p>
    <w:p w14:paraId="000000E2" w14:textId="77777777" w:rsidR="00E77213" w:rsidRDefault="0045697C">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 vacancy is the president, then the Vice President of Administration will assume the position and all responsibilities as president.  Election will be held for the office of VPA in the same manner as outlined in this Constitution, but can be shortened to one week.</w:t>
      </w:r>
    </w:p>
    <w:p w14:paraId="000000E3" w14:textId="77777777" w:rsidR="00E77213" w:rsidRDefault="00E77213">
      <w:pPr>
        <w:rPr>
          <w:rFonts w:ascii="Times New Roman" w:eastAsia="Times New Roman" w:hAnsi="Times New Roman" w:cs="Times New Roman"/>
          <w:sz w:val="24"/>
          <w:szCs w:val="24"/>
        </w:rPr>
      </w:pPr>
    </w:p>
    <w:p w14:paraId="000000E4"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III.   </w:t>
      </w:r>
      <w:r>
        <w:rPr>
          <w:rFonts w:ascii="Times New Roman" w:eastAsia="Times New Roman" w:hAnsi="Times New Roman" w:cs="Times New Roman"/>
          <w:b/>
          <w:sz w:val="24"/>
          <w:szCs w:val="24"/>
        </w:rPr>
        <w:t>General Procedures</w:t>
      </w:r>
    </w:p>
    <w:p w14:paraId="000000E5" w14:textId="77777777" w:rsidR="00E77213" w:rsidRDefault="0045697C">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Quorum is set at one member more than half of the active voting members.  This excludes the president and parliamentarian.</w:t>
      </w:r>
    </w:p>
    <w:p w14:paraId="000000E6" w14:textId="77777777" w:rsidR="00E77213" w:rsidRDefault="0045697C">
      <w:pPr>
        <w:numPr>
          <w:ilvl w:val="0"/>
          <w:numId w:val="4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Attendance</w:t>
      </w:r>
    </w:p>
    <w:p w14:paraId="000000E7" w14:textId="77777777" w:rsidR="00E77213" w:rsidRDefault="0045697C">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must notify the Vice President of Administration two days in advance in order to receive an excused absence for a general board meeting.  The Vice President of Administration will deem absences excused or unexcused.</w:t>
      </w:r>
    </w:p>
    <w:p w14:paraId="000000E8" w14:textId="77777777" w:rsidR="00E77213" w:rsidRDefault="0045697C">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member must notify the chair two days in advance in order to receive an excused absence for a committee meeting.  The chair will deem absences excused or unexcused.</w:t>
      </w:r>
    </w:p>
    <w:p w14:paraId="000000E9" w14:textId="77777777" w:rsidR="00E77213" w:rsidRDefault="0045697C">
      <w:pPr>
        <w:numPr>
          <w:ilvl w:val="0"/>
          <w:numId w:val="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Members are limited 3 unexcused absences from board meetings and 3 unexcused absences from committee meetings per semester, members that exceed this number will be subjected to probation.</w:t>
      </w:r>
    </w:p>
    <w:p w14:paraId="000000EA" w14:textId="77777777" w:rsidR="00E77213" w:rsidRDefault="00E77213">
      <w:pPr>
        <w:rPr>
          <w:rFonts w:ascii="Times New Roman" w:eastAsia="Times New Roman" w:hAnsi="Times New Roman" w:cs="Times New Roman"/>
          <w:sz w:val="24"/>
          <w:szCs w:val="24"/>
        </w:rPr>
      </w:pPr>
    </w:p>
    <w:p w14:paraId="000000EB"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IV.   </w:t>
      </w:r>
      <w:r>
        <w:rPr>
          <w:rFonts w:ascii="Times New Roman" w:eastAsia="Times New Roman" w:hAnsi="Times New Roman" w:cs="Times New Roman"/>
          <w:b/>
          <w:sz w:val="24"/>
          <w:szCs w:val="24"/>
        </w:rPr>
        <w:t>Financial Guidelines</w:t>
      </w:r>
    </w:p>
    <w:p w14:paraId="000000EC" w14:textId="77777777" w:rsidR="00E77213" w:rsidRDefault="0045697C">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Check/Credit Card Requests</w:t>
      </w:r>
    </w:p>
    <w:p w14:paraId="000000ED" w14:textId="77777777" w:rsidR="00E77213" w:rsidRDefault="0045697C">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Payment cards must be checked out following the appropriate process. The FUSAB card sign out sheet must be filled out and the index card with the board member’s name as well as the board member’s personal credit card must replace the FUSAB card before FUSAB card is checked out for use. All receipts must be turned in to the Vice President of Finance by the end of the month.</w:t>
      </w:r>
    </w:p>
    <w:p w14:paraId="000000EE" w14:textId="77777777" w:rsidR="00E77213" w:rsidRDefault="0045697C">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Checks requests should be made at least 2 weeks in advance via </w:t>
      </w:r>
      <w:proofErr w:type="spellStart"/>
      <w:r>
        <w:rPr>
          <w:rFonts w:ascii="Times New Roman" w:eastAsia="Times New Roman" w:hAnsi="Times New Roman" w:cs="Times New Roman"/>
          <w:sz w:val="24"/>
          <w:szCs w:val="24"/>
        </w:rPr>
        <w:t>SyncDin</w:t>
      </w:r>
      <w:proofErr w:type="spellEnd"/>
      <w:r>
        <w:rPr>
          <w:rFonts w:ascii="Times New Roman" w:eastAsia="Times New Roman" w:hAnsi="Times New Roman" w:cs="Times New Roman"/>
          <w:sz w:val="24"/>
          <w:szCs w:val="24"/>
        </w:rPr>
        <w:t>.  Anyone on the board will be able to make such a request.</w:t>
      </w:r>
    </w:p>
    <w:p w14:paraId="000000EF"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Reimbursement Request</w:t>
      </w:r>
    </w:p>
    <w:p w14:paraId="000000F0" w14:textId="49C3B0A0" w:rsidR="00E77213" w:rsidRDefault="0045697C">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Receipts must be attached to the reimbursement form.  Allow 2 weeks for reimbursement.  The Vice President of Finance cannot reimburse </w:t>
      </w:r>
      <w:r w:rsidRPr="005A2003">
        <w:rPr>
          <w:rFonts w:ascii="Times New Roman" w:eastAsia="Times New Roman" w:hAnsi="Times New Roman" w:cs="Times New Roman"/>
          <w:sz w:val="24"/>
          <w:szCs w:val="24"/>
        </w:rPr>
        <w:t>themselves</w:t>
      </w:r>
      <w:r>
        <w:rPr>
          <w:rFonts w:ascii="Times New Roman" w:eastAsia="Times New Roman" w:hAnsi="Times New Roman" w:cs="Times New Roman"/>
          <w:sz w:val="24"/>
          <w:szCs w:val="24"/>
        </w:rPr>
        <w:t>; the president or advisor must do so.</w:t>
      </w:r>
    </w:p>
    <w:p w14:paraId="000000F1"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Cash Box Request:</w:t>
      </w:r>
    </w:p>
    <w:p w14:paraId="000000F2" w14:textId="77777777" w:rsidR="00E77213" w:rsidRDefault="0045697C">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 the Vice President of Finance one week in advance of when the cash boxes will be used and how much change is needed. The cash box must be returned immediately after use.</w:t>
      </w:r>
    </w:p>
    <w:p w14:paraId="000000F3"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Petty Cash Request</w:t>
      </w:r>
    </w:p>
    <w:p w14:paraId="000000F4" w14:textId="77777777" w:rsidR="00E77213" w:rsidRDefault="0045697C">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 must be made at least three days prior to the event.  The Check/Credit Card Request form must be used for all requests.  Every time cash is removed a receipt must be filled out and left in the safe.</w:t>
      </w:r>
    </w:p>
    <w:p w14:paraId="000000F5"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Rollovers</w:t>
      </w:r>
    </w:p>
    <w:p w14:paraId="000000F6" w14:textId="77777777" w:rsidR="00E77213" w:rsidRDefault="0045697C">
      <w:pPr>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Rollovers can only happen with approval of the general board and can only consist of money left over from the previous semester.  They can only be requested when a committee has budgeted all of their money for the current semester.  Money that is not rolled over will move into the UNA.</w:t>
      </w:r>
    </w:p>
    <w:p w14:paraId="000000F7"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Unrestricted Net Assets Fund</w:t>
      </w:r>
    </w:p>
    <w:p w14:paraId="000000F8" w14:textId="77777777" w:rsidR="00E77213" w:rsidRDefault="0045697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Unrestricted Net Assets fund will be maintained at $30,000.  Should it fall below this number at any time, the following terms’ budgets will be adjusted to compensate for the loss as the executive board sees fit.  Should it exceed $30,000, the surplus will be redistributed to the committee in the corresponding term of the following year.</w:t>
      </w:r>
    </w:p>
    <w:p w14:paraId="000000F9"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 Budget</w:t>
      </w:r>
    </w:p>
    <w:p w14:paraId="000000FA" w14:textId="77777777" w:rsidR="00E77213" w:rsidRDefault="0045697C">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budget for Spring will be passed at the Fall retreat.  The budget for Fall will be passed at the Spring retreat.</w:t>
      </w:r>
    </w:p>
    <w:p w14:paraId="000000FB"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Officer Honorarium</w:t>
      </w:r>
    </w:p>
    <w:p w14:paraId="000000FC" w14:textId="799667B2" w:rsidR="00E77213" w:rsidRPr="00012385" w:rsidRDefault="0045697C" w:rsidP="00611D18">
      <w:pPr>
        <w:pStyle w:val="ListParagraph"/>
        <w:numPr>
          <w:ilvl w:val="0"/>
          <w:numId w:val="48"/>
        </w:numPr>
        <w:jc w:val="both"/>
        <w:rPr>
          <w:rFonts w:ascii="Times New Roman" w:eastAsia="Times New Roman" w:hAnsi="Times New Roman" w:cs="Times New Roman"/>
          <w:sz w:val="24"/>
          <w:szCs w:val="24"/>
        </w:rPr>
      </w:pPr>
      <w:r w:rsidRPr="00012385">
        <w:rPr>
          <w:rFonts w:ascii="Times New Roman" w:eastAsia="Times New Roman" w:hAnsi="Times New Roman" w:cs="Times New Roman"/>
          <w:sz w:val="24"/>
          <w:szCs w:val="24"/>
        </w:rPr>
        <w:t>Officers will receive an Honorarium each term out of the Approved Budget in the following amounts:</w:t>
      </w:r>
    </w:p>
    <w:p w14:paraId="000000FD"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President - $500</w:t>
      </w:r>
    </w:p>
    <w:p w14:paraId="000000FE"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Administration - $450</w:t>
      </w:r>
    </w:p>
    <w:p w14:paraId="000000FF"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Programming - $450</w:t>
      </w:r>
    </w:p>
    <w:p w14:paraId="00000100"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Public Relations - $450</w:t>
      </w:r>
    </w:p>
    <w:p w14:paraId="00000101"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Vice President of Finance- $450</w:t>
      </w:r>
    </w:p>
    <w:p w14:paraId="00000102" w14:textId="77777777" w:rsidR="00E77213" w:rsidRDefault="0045697C">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Parliamentarian - $250</w:t>
      </w:r>
    </w:p>
    <w:p w14:paraId="00000103" w14:textId="77777777" w:rsidR="00E77213" w:rsidRDefault="0045697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 Committee Chair Honorarium</w:t>
      </w:r>
    </w:p>
    <w:p w14:paraId="00000104" w14:textId="77777777" w:rsidR="00E77213" w:rsidRDefault="0045697C">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Committee Chairs will receive an Honorarium each term out of the Approved Budget in the following amounts:</w:t>
      </w:r>
    </w:p>
    <w:p w14:paraId="00000105"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Concert Committee Chair - $200</w:t>
      </w:r>
    </w:p>
    <w:p w14:paraId="00000106"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Off-Campus Committee Chair - $200</w:t>
      </w:r>
    </w:p>
    <w:p w14:paraId="00000107"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Special Committee Chair - $200</w:t>
      </w:r>
    </w:p>
    <w:p w14:paraId="00000108" w14:textId="77777777" w:rsidR="00E77213" w:rsidRDefault="0045697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Annual Committee Chair - $200</w:t>
      </w:r>
    </w:p>
    <w:p w14:paraId="00000109" w14:textId="7F9FD151" w:rsidR="00E77213" w:rsidRPr="00990447" w:rsidRDefault="00C54837">
      <w:pPr>
        <w:numPr>
          <w:ilvl w:val="0"/>
          <w:numId w:val="4"/>
        </w:numPr>
        <w:jc w:val="both"/>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Social Media Coordinator</w:t>
      </w:r>
      <w:r w:rsidR="0045697C" w:rsidRPr="00990447">
        <w:rPr>
          <w:rFonts w:ascii="Times New Roman" w:eastAsia="Times New Roman" w:hAnsi="Times New Roman" w:cs="Times New Roman"/>
          <w:sz w:val="24"/>
          <w:szCs w:val="24"/>
        </w:rPr>
        <w:t xml:space="preserve"> - $</w:t>
      </w:r>
      <w:r w:rsidRPr="00990447">
        <w:rPr>
          <w:rFonts w:ascii="Times New Roman" w:eastAsia="Times New Roman" w:hAnsi="Times New Roman" w:cs="Times New Roman"/>
          <w:sz w:val="24"/>
          <w:szCs w:val="24"/>
        </w:rPr>
        <w:t>1</w:t>
      </w:r>
      <w:r w:rsidR="0045697C" w:rsidRPr="00990447">
        <w:rPr>
          <w:rFonts w:ascii="Times New Roman" w:eastAsia="Times New Roman" w:hAnsi="Times New Roman" w:cs="Times New Roman"/>
          <w:sz w:val="24"/>
          <w:szCs w:val="24"/>
        </w:rPr>
        <w:t>00</w:t>
      </w:r>
    </w:p>
    <w:p w14:paraId="0000010A" w14:textId="77777777" w:rsidR="00E77213" w:rsidRDefault="0045697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Applications Process</w:t>
      </w:r>
    </w:p>
    <w:p w14:paraId="0000010B" w14:textId="1BC857EA" w:rsidR="00E77213" w:rsidRDefault="0045697C">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applications process will have set regulations on how many applicants can proceed on through to the next round. The applications committee can only bring a maximum of 100 applicants from the written application round to the group interview round. When moving from the group interview round to the individual interview round, the applications committee can only bring a maximum of half plus one applicants to the next round. After the final individual interviews, the applications committee will choose their top x applicants, with x being the number of desired new members that application cycle. See Appendix A for suggested application process.</w:t>
      </w:r>
      <w:r>
        <w:rPr>
          <w:rFonts w:ascii="Times New Roman" w:eastAsia="Times New Roman" w:hAnsi="Times New Roman" w:cs="Times New Roman"/>
          <w:color w:val="FF0000"/>
          <w:sz w:val="24"/>
          <w:szCs w:val="24"/>
        </w:rPr>
        <w:t xml:space="preserve"> </w:t>
      </w:r>
    </w:p>
    <w:p w14:paraId="0000010C" w14:textId="77777777" w:rsidR="00E77213" w:rsidRDefault="0045697C">
      <w:pPr>
        <w:numPr>
          <w:ilvl w:val="0"/>
          <w:numId w:val="34"/>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Parliamentarian, the Vice President of Administration, and the co-chair of the Applications Committee will be in charge of new member onboarding.</w:t>
      </w:r>
    </w:p>
    <w:p w14:paraId="0000010D"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Recall of Members</w:t>
      </w:r>
    </w:p>
    <w:p w14:paraId="0000010E" w14:textId="77777777" w:rsidR="00E77213" w:rsidRDefault="0045697C">
      <w:pPr>
        <w:numPr>
          <w:ilvl w:val="0"/>
          <w:numId w:val="4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member will be required to fulfill two additional event points, two additional pub points, and one additional office hour while completing standard term requirements; these additional requirements can be substituted with a special project(s) as deemed appropriate by the executive board. Failure to complete point requirements will result in a meeting with the Executive Board and that member. Those with incomplete requirements will receive a letter announcing probation.  After receiving this probation letter, a member may not reach probation again during his/her/their term as a FUSAB member or that member will be excused from the board at the end of the semester.</w:t>
      </w:r>
    </w:p>
    <w:p w14:paraId="0000010F" w14:textId="77777777" w:rsidR="00E77213" w:rsidRDefault="0045697C">
      <w:p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1.  The Officers reserve the right to terminate a previously or currently probated member immediately by means of a unanimous vote of the Officers if that member continues to fail to meet the requirements of members as stated in Article VI, Section C.</w:t>
      </w:r>
    </w:p>
    <w:p w14:paraId="00000110"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Voting Requirements</w:t>
      </w:r>
    </w:p>
    <w:p w14:paraId="00000111" w14:textId="7FE624BC" w:rsidR="00E77213" w:rsidRDefault="0045697C">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When a motion for an event from a committee is equal to or greater than 20% of the </w:t>
      </w:r>
      <w:r w:rsidR="00245BF5" w:rsidRPr="00990447">
        <w:rPr>
          <w:rFonts w:ascii="Times New Roman" w:eastAsia="Times New Roman" w:hAnsi="Times New Roman" w:cs="Times New Roman"/>
          <w:sz w:val="24"/>
          <w:szCs w:val="24"/>
        </w:rPr>
        <w:t>committee’s respective</w:t>
      </w:r>
      <w:r w:rsidR="00245B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budget, the board will discuss and vote on the motion. The motion for the event cannot be passed by unanimous consent. The motion must be passed with a ⅔ majority of the board.</w:t>
      </w:r>
    </w:p>
    <w:p w14:paraId="00000112" w14:textId="77777777" w:rsidR="00E77213" w:rsidRDefault="0045697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 Missing Event Shifts</w:t>
      </w:r>
    </w:p>
    <w:p w14:paraId="00000113" w14:textId="77777777" w:rsidR="00E77213" w:rsidRDefault="0045697C">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When a member can’t fulfill obligations for an event shift they have signed up for, including events off campus they are the representatives for, they are responsible for finding a board member to replace them and communicating that with the VPP.</w:t>
      </w:r>
    </w:p>
    <w:p w14:paraId="00000114" w14:textId="0B3F3633" w:rsidR="00E77213" w:rsidRPr="00990447" w:rsidRDefault="0045697C" w:rsidP="00990447">
      <w:pPr>
        <w:numPr>
          <w:ilvl w:val="0"/>
          <w:numId w:val="47"/>
        </w:numPr>
        <w:rPr>
          <w:rFonts w:ascii="Times New Roman" w:eastAsia="Times New Roman" w:hAnsi="Times New Roman" w:cs="Times New Roman"/>
          <w:sz w:val="24"/>
          <w:szCs w:val="24"/>
        </w:rPr>
      </w:pPr>
      <w:r>
        <w:rPr>
          <w:rFonts w:ascii="Times New Roman" w:eastAsia="Times New Roman" w:hAnsi="Times New Roman" w:cs="Times New Roman"/>
          <w:color w:val="222222"/>
          <w:sz w:val="24"/>
          <w:szCs w:val="24"/>
          <w:highlight w:val="white"/>
        </w:rPr>
        <w:t>Members who fail to fulfill an event shift they have signed up for will not be penalized after the first occurrence. After the second occurrence, they will lose two event shift points. After this, they will continue to lose two event points for each shift missed and they will be required to meet with the VPP or President, and the advisor.</w:t>
      </w:r>
    </w:p>
    <w:p w14:paraId="130EF448" w14:textId="5463E472" w:rsidR="00FF56FE" w:rsidRPr="00990447" w:rsidRDefault="00FF56FE" w:rsidP="00FF56FE">
      <w:pPr>
        <w:rPr>
          <w:rFonts w:ascii="Times New Roman" w:eastAsia="Times New Roman" w:hAnsi="Times New Roman" w:cs="Times New Roman"/>
          <w:b/>
          <w:bCs/>
          <w:color w:val="222222"/>
          <w:sz w:val="24"/>
          <w:szCs w:val="24"/>
        </w:rPr>
      </w:pPr>
      <w:r>
        <w:rPr>
          <w:rFonts w:ascii="Times New Roman" w:eastAsia="Times New Roman" w:hAnsi="Times New Roman" w:cs="Times New Roman"/>
          <w:color w:val="222222"/>
          <w:sz w:val="24"/>
          <w:szCs w:val="24"/>
        </w:rPr>
        <w:t>IX</w:t>
      </w:r>
      <w:r w:rsidRPr="00990447">
        <w:rPr>
          <w:rFonts w:ascii="Times New Roman" w:eastAsia="Times New Roman" w:hAnsi="Times New Roman" w:cs="Times New Roman"/>
          <w:color w:val="222222"/>
          <w:sz w:val="24"/>
          <w:szCs w:val="24"/>
        </w:rPr>
        <w:t xml:space="preserve">. </w:t>
      </w:r>
      <w:r w:rsidRPr="00990447">
        <w:rPr>
          <w:rFonts w:ascii="Times New Roman" w:eastAsia="Times New Roman" w:hAnsi="Times New Roman" w:cs="Times New Roman"/>
          <w:b/>
          <w:bCs/>
          <w:color w:val="222222"/>
          <w:sz w:val="24"/>
          <w:szCs w:val="24"/>
        </w:rPr>
        <w:t>Social Media Coordinator</w:t>
      </w:r>
    </w:p>
    <w:p w14:paraId="173FD77D" w14:textId="0C9C8575" w:rsidR="00FF56FE" w:rsidRPr="00990447" w:rsidRDefault="00FF56FE"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The Social Media Coordinator shall be a position selected in the same fashion as Committee Chairs, by the Executive Committee.</w:t>
      </w:r>
    </w:p>
    <w:p w14:paraId="6BB88D80" w14:textId="49720497" w:rsidR="00C54837" w:rsidRPr="00990447" w:rsidRDefault="00C54837"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The Coordinator shall have a budget for paid advertising</w:t>
      </w:r>
      <w:r w:rsidR="0075413E" w:rsidRPr="00990447">
        <w:rPr>
          <w:rFonts w:ascii="Times New Roman" w:eastAsia="Times New Roman" w:hAnsi="Times New Roman" w:cs="Times New Roman"/>
          <w:sz w:val="24"/>
          <w:szCs w:val="24"/>
        </w:rPr>
        <w:t xml:space="preserve">, to be supplemented as needed by </w:t>
      </w:r>
      <w:r w:rsidR="00621DB5" w:rsidRPr="00990447">
        <w:rPr>
          <w:rFonts w:ascii="Times New Roman" w:eastAsia="Times New Roman" w:hAnsi="Times New Roman" w:cs="Times New Roman"/>
          <w:sz w:val="24"/>
          <w:szCs w:val="24"/>
        </w:rPr>
        <w:t>committees</w:t>
      </w:r>
      <w:r w:rsidRPr="00990447">
        <w:rPr>
          <w:rFonts w:ascii="Times New Roman" w:eastAsia="Times New Roman" w:hAnsi="Times New Roman" w:cs="Times New Roman"/>
          <w:sz w:val="24"/>
          <w:szCs w:val="24"/>
        </w:rPr>
        <w:t>.</w:t>
      </w:r>
    </w:p>
    <w:p w14:paraId="4B86CDED" w14:textId="2B5B72EA" w:rsidR="00FF56FE" w:rsidRPr="00990447" w:rsidRDefault="00FF56FE" w:rsidP="00FF56FE">
      <w:pPr>
        <w:pStyle w:val="ListParagraph"/>
        <w:numPr>
          <w:ilvl w:val="0"/>
          <w:numId w:val="49"/>
        </w:numPr>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The responsibilities of the Coordinator will be:</w:t>
      </w:r>
    </w:p>
    <w:p w14:paraId="6E544329" w14:textId="397E4225"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1. Attend meetings of the Committee Chairs.</w:t>
      </w:r>
    </w:p>
    <w:p w14:paraId="12583650" w14:textId="45BF91E5"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2. Coordinate and manage control of all official FUSAB social media accounts.</w:t>
      </w:r>
    </w:p>
    <w:p w14:paraId="614CE178" w14:textId="0C2ED93A" w:rsidR="00FF56FE" w:rsidRPr="00990447" w:rsidRDefault="00FF56FE" w:rsidP="00FF56FE">
      <w:pPr>
        <w:ind w:left="1440"/>
        <w:rPr>
          <w:rFonts w:ascii="Times New Roman" w:eastAsia="Times New Roman" w:hAnsi="Times New Roman" w:cs="Times New Roman"/>
          <w:sz w:val="24"/>
          <w:szCs w:val="24"/>
        </w:rPr>
      </w:pPr>
      <w:r w:rsidRPr="00990447">
        <w:rPr>
          <w:rFonts w:ascii="Times New Roman" w:eastAsia="Times New Roman" w:hAnsi="Times New Roman" w:cs="Times New Roman"/>
          <w:sz w:val="24"/>
          <w:szCs w:val="24"/>
        </w:rPr>
        <w:t>3. Make a calendar of planned social media posts.</w:t>
      </w:r>
    </w:p>
    <w:p w14:paraId="77B472C5" w14:textId="4BA9F46B" w:rsidR="00C54837" w:rsidRPr="00990447" w:rsidRDefault="00FF56FE" w:rsidP="00990447">
      <w:pPr>
        <w:ind w:left="1440"/>
      </w:pPr>
      <w:r w:rsidRPr="00990447">
        <w:rPr>
          <w:rFonts w:ascii="Times New Roman" w:eastAsia="Times New Roman" w:hAnsi="Times New Roman" w:cs="Times New Roman"/>
          <w:sz w:val="24"/>
          <w:szCs w:val="24"/>
        </w:rPr>
        <w:t xml:space="preserve">4. Ensure </w:t>
      </w:r>
      <w:r w:rsidR="006635FD" w:rsidRPr="00990447">
        <w:rPr>
          <w:rFonts w:ascii="Times New Roman" w:eastAsia="Times New Roman" w:hAnsi="Times New Roman" w:cs="Times New Roman"/>
          <w:sz w:val="24"/>
          <w:szCs w:val="24"/>
        </w:rPr>
        <w:t>all</w:t>
      </w:r>
      <w:r w:rsidRPr="00990447">
        <w:rPr>
          <w:rFonts w:ascii="Times New Roman" w:eastAsia="Times New Roman" w:hAnsi="Times New Roman" w:cs="Times New Roman"/>
          <w:sz w:val="24"/>
          <w:szCs w:val="24"/>
        </w:rPr>
        <w:t xml:space="preserve"> FUSAB events are </w:t>
      </w:r>
      <w:r w:rsidR="00C54837" w:rsidRPr="00990447">
        <w:rPr>
          <w:rFonts w:ascii="Times New Roman" w:eastAsia="Times New Roman" w:hAnsi="Times New Roman" w:cs="Times New Roman"/>
          <w:sz w:val="24"/>
          <w:szCs w:val="24"/>
        </w:rPr>
        <w:t>represented on the official social media accounts.</w:t>
      </w:r>
    </w:p>
    <w:p w14:paraId="00000115"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16" w14:textId="77777777" w:rsidR="00E77213" w:rsidRDefault="0045697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117" w14:textId="77777777" w:rsidR="00E77213" w:rsidRDefault="0045697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of the Constitution</w:t>
      </w:r>
    </w:p>
    <w:p w14:paraId="00000118" w14:textId="77777777" w:rsidR="00E77213" w:rsidRDefault="0045697C">
      <w:pPr>
        <w:numPr>
          <w:ilvl w:val="0"/>
          <w:numId w:val="4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an initial cut of applicants who don’t receive any votes, the applications committee will go through a process of scoring, cutting the bottom three and accepting the top three until there are 15 applicants left or 5  new member spots available, whichever comes first  From there, the applications committee will proceed with an open discussion on the remaining candidates to determine the final list of new members accepted.</w:t>
      </w:r>
    </w:p>
    <w:sectPr w:rsidR="00E7721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56AEA"/>
    <w:multiLevelType w:val="multilevel"/>
    <w:tmpl w:val="C0923A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2F234D9"/>
    <w:multiLevelType w:val="hybridMultilevel"/>
    <w:tmpl w:val="51721C4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A00FD"/>
    <w:multiLevelType w:val="multilevel"/>
    <w:tmpl w:val="1D06D9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4D0740"/>
    <w:multiLevelType w:val="multilevel"/>
    <w:tmpl w:val="C71033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7E34775"/>
    <w:multiLevelType w:val="multilevel"/>
    <w:tmpl w:val="1A7ED3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86C39E5"/>
    <w:multiLevelType w:val="multilevel"/>
    <w:tmpl w:val="973672F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 w15:restartNumberingAfterBreak="0">
    <w:nsid w:val="0A231F57"/>
    <w:multiLevelType w:val="multilevel"/>
    <w:tmpl w:val="F258A1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B271091"/>
    <w:multiLevelType w:val="multilevel"/>
    <w:tmpl w:val="5FFCC1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15187DC8"/>
    <w:multiLevelType w:val="multilevel"/>
    <w:tmpl w:val="53A2D2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18064327"/>
    <w:multiLevelType w:val="multilevel"/>
    <w:tmpl w:val="C4A81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AE6159B"/>
    <w:multiLevelType w:val="multilevel"/>
    <w:tmpl w:val="3CE8F8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1C342ED3"/>
    <w:multiLevelType w:val="multilevel"/>
    <w:tmpl w:val="1670226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34A7EDD"/>
    <w:multiLevelType w:val="multilevel"/>
    <w:tmpl w:val="882CA2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52254A"/>
    <w:multiLevelType w:val="multilevel"/>
    <w:tmpl w:val="A60CB7E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258472D4"/>
    <w:multiLevelType w:val="multilevel"/>
    <w:tmpl w:val="F0D4B7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5CD57F6"/>
    <w:multiLevelType w:val="multilevel"/>
    <w:tmpl w:val="5D3AF9EE"/>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6" w15:restartNumberingAfterBreak="0">
    <w:nsid w:val="27AB0DA3"/>
    <w:multiLevelType w:val="multilevel"/>
    <w:tmpl w:val="A13AD2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27BE505E"/>
    <w:multiLevelType w:val="multilevel"/>
    <w:tmpl w:val="E504768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2CAC0802"/>
    <w:multiLevelType w:val="multilevel"/>
    <w:tmpl w:val="C5F287D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9" w15:restartNumberingAfterBreak="0">
    <w:nsid w:val="3368548B"/>
    <w:multiLevelType w:val="multilevel"/>
    <w:tmpl w:val="33F0F3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15:restartNumberingAfterBreak="0">
    <w:nsid w:val="39A35376"/>
    <w:multiLevelType w:val="multilevel"/>
    <w:tmpl w:val="303826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39D844F5"/>
    <w:multiLevelType w:val="multilevel"/>
    <w:tmpl w:val="55027F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2" w15:restartNumberingAfterBreak="0">
    <w:nsid w:val="3E2E34EF"/>
    <w:multiLevelType w:val="hybridMultilevel"/>
    <w:tmpl w:val="D9BEF2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26B4C80"/>
    <w:multiLevelType w:val="multilevel"/>
    <w:tmpl w:val="30626DF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15:restartNumberingAfterBreak="0">
    <w:nsid w:val="483E23C0"/>
    <w:multiLevelType w:val="multilevel"/>
    <w:tmpl w:val="46B6498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4AFF5946"/>
    <w:multiLevelType w:val="multilevel"/>
    <w:tmpl w:val="5B58B4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4F10590D"/>
    <w:multiLevelType w:val="multilevel"/>
    <w:tmpl w:val="42DC5D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4F5072AB"/>
    <w:multiLevelType w:val="multilevel"/>
    <w:tmpl w:val="A6A0C0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50504EE3"/>
    <w:multiLevelType w:val="multilevel"/>
    <w:tmpl w:val="5348807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9" w15:restartNumberingAfterBreak="0">
    <w:nsid w:val="50673BCC"/>
    <w:multiLevelType w:val="multilevel"/>
    <w:tmpl w:val="670460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0E76986"/>
    <w:multiLevelType w:val="multilevel"/>
    <w:tmpl w:val="2AC6417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29C670F"/>
    <w:multiLevelType w:val="multilevel"/>
    <w:tmpl w:val="E06079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15:restartNumberingAfterBreak="0">
    <w:nsid w:val="56360F20"/>
    <w:multiLevelType w:val="multilevel"/>
    <w:tmpl w:val="FDC875F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3B438F7"/>
    <w:multiLevelType w:val="multilevel"/>
    <w:tmpl w:val="1C7ACBA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680B3F74"/>
    <w:multiLevelType w:val="multilevel"/>
    <w:tmpl w:val="F8B83B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6965143B"/>
    <w:multiLevelType w:val="multilevel"/>
    <w:tmpl w:val="B81826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15:restartNumberingAfterBreak="0">
    <w:nsid w:val="6B381082"/>
    <w:multiLevelType w:val="multilevel"/>
    <w:tmpl w:val="1B54A8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6C7F1079"/>
    <w:multiLevelType w:val="multilevel"/>
    <w:tmpl w:val="6D3C21EA"/>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8" w15:restartNumberingAfterBreak="0">
    <w:nsid w:val="6E2558C2"/>
    <w:multiLevelType w:val="multilevel"/>
    <w:tmpl w:val="B0D08E8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70C03F85"/>
    <w:multiLevelType w:val="multilevel"/>
    <w:tmpl w:val="4A82C52C"/>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0" w15:restartNumberingAfterBreak="0">
    <w:nsid w:val="710A563F"/>
    <w:multiLevelType w:val="multilevel"/>
    <w:tmpl w:val="E806C2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3432100"/>
    <w:multiLevelType w:val="multilevel"/>
    <w:tmpl w:val="6570D2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73EB4537"/>
    <w:multiLevelType w:val="multilevel"/>
    <w:tmpl w:val="44A496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 w15:restartNumberingAfterBreak="0">
    <w:nsid w:val="76097A0D"/>
    <w:multiLevelType w:val="multilevel"/>
    <w:tmpl w:val="4AF85F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60C050B"/>
    <w:multiLevelType w:val="multilevel"/>
    <w:tmpl w:val="3F0AB8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78A64238"/>
    <w:multiLevelType w:val="multilevel"/>
    <w:tmpl w:val="32DC93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78BA5578"/>
    <w:multiLevelType w:val="multilevel"/>
    <w:tmpl w:val="2ACC18E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7" w15:restartNumberingAfterBreak="0">
    <w:nsid w:val="7C2B591B"/>
    <w:multiLevelType w:val="multilevel"/>
    <w:tmpl w:val="5D2CD38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C9705C2"/>
    <w:multiLevelType w:val="multilevel"/>
    <w:tmpl w:val="306852C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37"/>
  </w:num>
  <w:num w:numId="2">
    <w:abstractNumId w:val="17"/>
  </w:num>
  <w:num w:numId="3">
    <w:abstractNumId w:val="18"/>
  </w:num>
  <w:num w:numId="4">
    <w:abstractNumId w:val="28"/>
  </w:num>
  <w:num w:numId="5">
    <w:abstractNumId w:val="31"/>
  </w:num>
  <w:num w:numId="6">
    <w:abstractNumId w:val="15"/>
  </w:num>
  <w:num w:numId="7">
    <w:abstractNumId w:val="39"/>
  </w:num>
  <w:num w:numId="8">
    <w:abstractNumId w:val="26"/>
  </w:num>
  <w:num w:numId="9">
    <w:abstractNumId w:val="32"/>
  </w:num>
  <w:num w:numId="10">
    <w:abstractNumId w:val="38"/>
  </w:num>
  <w:num w:numId="11">
    <w:abstractNumId w:val="35"/>
  </w:num>
  <w:num w:numId="12">
    <w:abstractNumId w:val="44"/>
  </w:num>
  <w:num w:numId="13">
    <w:abstractNumId w:val="42"/>
  </w:num>
  <w:num w:numId="14">
    <w:abstractNumId w:val="6"/>
  </w:num>
  <w:num w:numId="15">
    <w:abstractNumId w:val="0"/>
  </w:num>
  <w:num w:numId="16">
    <w:abstractNumId w:val="16"/>
  </w:num>
  <w:num w:numId="17">
    <w:abstractNumId w:val="3"/>
  </w:num>
  <w:num w:numId="18">
    <w:abstractNumId w:val="9"/>
  </w:num>
  <w:num w:numId="19">
    <w:abstractNumId w:val="27"/>
  </w:num>
  <w:num w:numId="20">
    <w:abstractNumId w:val="48"/>
  </w:num>
  <w:num w:numId="21">
    <w:abstractNumId w:val="2"/>
  </w:num>
  <w:num w:numId="22">
    <w:abstractNumId w:val="43"/>
  </w:num>
  <w:num w:numId="23">
    <w:abstractNumId w:val="23"/>
  </w:num>
  <w:num w:numId="24">
    <w:abstractNumId w:val="8"/>
  </w:num>
  <w:num w:numId="25">
    <w:abstractNumId w:val="47"/>
  </w:num>
  <w:num w:numId="26">
    <w:abstractNumId w:val="4"/>
  </w:num>
  <w:num w:numId="27">
    <w:abstractNumId w:val="11"/>
  </w:num>
  <w:num w:numId="28">
    <w:abstractNumId w:val="33"/>
  </w:num>
  <w:num w:numId="29">
    <w:abstractNumId w:val="36"/>
  </w:num>
  <w:num w:numId="30">
    <w:abstractNumId w:val="45"/>
  </w:num>
  <w:num w:numId="31">
    <w:abstractNumId w:val="46"/>
  </w:num>
  <w:num w:numId="32">
    <w:abstractNumId w:val="10"/>
  </w:num>
  <w:num w:numId="33">
    <w:abstractNumId w:val="41"/>
  </w:num>
  <w:num w:numId="34">
    <w:abstractNumId w:val="12"/>
  </w:num>
  <w:num w:numId="35">
    <w:abstractNumId w:val="7"/>
  </w:num>
  <w:num w:numId="36">
    <w:abstractNumId w:val="21"/>
  </w:num>
  <w:num w:numId="37">
    <w:abstractNumId w:val="19"/>
  </w:num>
  <w:num w:numId="38">
    <w:abstractNumId w:val="5"/>
  </w:num>
  <w:num w:numId="39">
    <w:abstractNumId w:val="13"/>
  </w:num>
  <w:num w:numId="40">
    <w:abstractNumId w:val="34"/>
  </w:num>
  <w:num w:numId="41">
    <w:abstractNumId w:val="40"/>
  </w:num>
  <w:num w:numId="42">
    <w:abstractNumId w:val="20"/>
  </w:num>
  <w:num w:numId="43">
    <w:abstractNumId w:val="30"/>
  </w:num>
  <w:num w:numId="44">
    <w:abstractNumId w:val="24"/>
  </w:num>
  <w:num w:numId="45">
    <w:abstractNumId w:val="29"/>
  </w:num>
  <w:num w:numId="46">
    <w:abstractNumId w:val="25"/>
  </w:num>
  <w:num w:numId="47">
    <w:abstractNumId w:val="14"/>
  </w:num>
  <w:num w:numId="48">
    <w:abstractNumId w:val="22"/>
  </w:num>
  <w:num w:numId="49">
    <w:abstractNumId w:val="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m Gary-Student">
    <w15:presenceInfo w15:providerId="AD" w15:userId="S::sgary2@furman.edu::87871c56-6101-4a79-a4db-80fccfa4d7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13"/>
    <w:rsid w:val="00012385"/>
    <w:rsid w:val="00036273"/>
    <w:rsid w:val="00041E70"/>
    <w:rsid w:val="000600B2"/>
    <w:rsid w:val="00083D3E"/>
    <w:rsid w:val="001974EA"/>
    <w:rsid w:val="001F6772"/>
    <w:rsid w:val="002018CA"/>
    <w:rsid w:val="00245BF5"/>
    <w:rsid w:val="002F0FB3"/>
    <w:rsid w:val="00355C36"/>
    <w:rsid w:val="00423E93"/>
    <w:rsid w:val="0045423D"/>
    <w:rsid w:val="0045697C"/>
    <w:rsid w:val="00466471"/>
    <w:rsid w:val="00473AFF"/>
    <w:rsid w:val="00536ED2"/>
    <w:rsid w:val="005372C1"/>
    <w:rsid w:val="00554701"/>
    <w:rsid w:val="005A2003"/>
    <w:rsid w:val="00611D18"/>
    <w:rsid w:val="00621DB5"/>
    <w:rsid w:val="006635FD"/>
    <w:rsid w:val="006761CC"/>
    <w:rsid w:val="00731507"/>
    <w:rsid w:val="00750EDC"/>
    <w:rsid w:val="0075413E"/>
    <w:rsid w:val="007902AF"/>
    <w:rsid w:val="007E6A8A"/>
    <w:rsid w:val="00861DF5"/>
    <w:rsid w:val="008B19C2"/>
    <w:rsid w:val="008C1034"/>
    <w:rsid w:val="00954554"/>
    <w:rsid w:val="00990447"/>
    <w:rsid w:val="00996DD2"/>
    <w:rsid w:val="009A0BE7"/>
    <w:rsid w:val="009E1697"/>
    <w:rsid w:val="00A102BB"/>
    <w:rsid w:val="00A92FDA"/>
    <w:rsid w:val="00AA2541"/>
    <w:rsid w:val="00AF67C5"/>
    <w:rsid w:val="00B05804"/>
    <w:rsid w:val="00B14760"/>
    <w:rsid w:val="00B75BA8"/>
    <w:rsid w:val="00B87F6C"/>
    <w:rsid w:val="00BB0EF6"/>
    <w:rsid w:val="00C2384A"/>
    <w:rsid w:val="00C54837"/>
    <w:rsid w:val="00CC7905"/>
    <w:rsid w:val="00CD5B7B"/>
    <w:rsid w:val="00D1765F"/>
    <w:rsid w:val="00D63D7F"/>
    <w:rsid w:val="00D6591E"/>
    <w:rsid w:val="00DB4A38"/>
    <w:rsid w:val="00E10CF3"/>
    <w:rsid w:val="00E14A2E"/>
    <w:rsid w:val="00E77213"/>
    <w:rsid w:val="00EC50AA"/>
    <w:rsid w:val="00ED618F"/>
    <w:rsid w:val="00F11651"/>
    <w:rsid w:val="00F30D70"/>
    <w:rsid w:val="00F41CF5"/>
    <w:rsid w:val="00F46222"/>
    <w:rsid w:val="00FF5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2DC4"/>
  <w15:docId w15:val="{9390A552-6F87-C047-A5D1-933F4A7B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3627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2385"/>
    <w:pPr>
      <w:ind w:left="720"/>
      <w:contextualSpacing/>
    </w:pPr>
  </w:style>
  <w:style w:type="character" w:styleId="CommentReference">
    <w:name w:val="annotation reference"/>
    <w:basedOn w:val="DefaultParagraphFont"/>
    <w:uiPriority w:val="99"/>
    <w:semiHidden/>
    <w:unhideWhenUsed/>
    <w:rsid w:val="00B75BA8"/>
    <w:rPr>
      <w:sz w:val="16"/>
      <w:szCs w:val="16"/>
    </w:rPr>
  </w:style>
  <w:style w:type="paragraph" w:styleId="CommentText">
    <w:name w:val="annotation text"/>
    <w:basedOn w:val="Normal"/>
    <w:link w:val="CommentTextChar"/>
    <w:uiPriority w:val="99"/>
    <w:semiHidden/>
    <w:unhideWhenUsed/>
    <w:rsid w:val="00B75BA8"/>
    <w:pPr>
      <w:spacing w:line="240" w:lineRule="auto"/>
    </w:pPr>
    <w:rPr>
      <w:sz w:val="20"/>
      <w:szCs w:val="20"/>
    </w:rPr>
  </w:style>
  <w:style w:type="character" w:customStyle="1" w:styleId="CommentTextChar">
    <w:name w:val="Comment Text Char"/>
    <w:basedOn w:val="DefaultParagraphFont"/>
    <w:link w:val="CommentText"/>
    <w:uiPriority w:val="99"/>
    <w:semiHidden/>
    <w:rsid w:val="00B75BA8"/>
    <w:rPr>
      <w:sz w:val="20"/>
      <w:szCs w:val="20"/>
    </w:rPr>
  </w:style>
  <w:style w:type="paragraph" w:styleId="CommentSubject">
    <w:name w:val="annotation subject"/>
    <w:basedOn w:val="CommentText"/>
    <w:next w:val="CommentText"/>
    <w:link w:val="CommentSubjectChar"/>
    <w:uiPriority w:val="99"/>
    <w:semiHidden/>
    <w:unhideWhenUsed/>
    <w:rsid w:val="00B75BA8"/>
    <w:rPr>
      <w:b/>
      <w:bCs/>
    </w:rPr>
  </w:style>
  <w:style w:type="character" w:customStyle="1" w:styleId="CommentSubjectChar">
    <w:name w:val="Comment Subject Char"/>
    <w:basedOn w:val="CommentTextChar"/>
    <w:link w:val="CommentSubject"/>
    <w:uiPriority w:val="99"/>
    <w:semiHidden/>
    <w:rsid w:val="00B75BA8"/>
    <w:rPr>
      <w:b/>
      <w:bCs/>
      <w:sz w:val="20"/>
      <w:szCs w:val="20"/>
    </w:rPr>
  </w:style>
  <w:style w:type="paragraph" w:styleId="BalloonText">
    <w:name w:val="Balloon Text"/>
    <w:basedOn w:val="Normal"/>
    <w:link w:val="BalloonTextChar"/>
    <w:uiPriority w:val="99"/>
    <w:semiHidden/>
    <w:unhideWhenUsed/>
    <w:rsid w:val="00B75BA8"/>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5BA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228362">
      <w:bodyDiv w:val="1"/>
      <w:marLeft w:val="0"/>
      <w:marRight w:val="0"/>
      <w:marTop w:val="0"/>
      <w:marBottom w:val="0"/>
      <w:divBdr>
        <w:top w:val="none" w:sz="0" w:space="0" w:color="auto"/>
        <w:left w:val="none" w:sz="0" w:space="0" w:color="auto"/>
        <w:bottom w:val="none" w:sz="0" w:space="0" w:color="auto"/>
        <w:right w:val="none" w:sz="0" w:space="0" w:color="auto"/>
      </w:divBdr>
      <w:divsChild>
        <w:div w:id="1881434248">
          <w:marLeft w:val="0"/>
          <w:marRight w:val="0"/>
          <w:marTop w:val="0"/>
          <w:marBottom w:val="0"/>
          <w:divBdr>
            <w:top w:val="none" w:sz="0" w:space="0" w:color="auto"/>
            <w:left w:val="none" w:sz="0" w:space="0" w:color="auto"/>
            <w:bottom w:val="none" w:sz="0" w:space="0" w:color="auto"/>
            <w:right w:val="none" w:sz="0" w:space="0" w:color="auto"/>
          </w:divBdr>
          <w:divsChild>
            <w:div w:id="471604559">
              <w:marLeft w:val="0"/>
              <w:marRight w:val="0"/>
              <w:marTop w:val="0"/>
              <w:marBottom w:val="0"/>
              <w:divBdr>
                <w:top w:val="none" w:sz="0" w:space="0" w:color="auto"/>
                <w:left w:val="none" w:sz="0" w:space="0" w:color="auto"/>
                <w:bottom w:val="none" w:sz="0" w:space="0" w:color="auto"/>
                <w:right w:val="none" w:sz="0" w:space="0" w:color="auto"/>
              </w:divBdr>
              <w:divsChild>
                <w:div w:id="3124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3786</Words>
  <Characters>21583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lastModifiedBy>Abby Mathai</cp:lastModifiedBy>
  <cp:revision>2</cp:revision>
  <dcterms:created xsi:type="dcterms:W3CDTF">2019-12-26T16:16:00Z</dcterms:created>
  <dcterms:modified xsi:type="dcterms:W3CDTF">2019-12-26T16:16:00Z</dcterms:modified>
</cp:coreProperties>
</file>