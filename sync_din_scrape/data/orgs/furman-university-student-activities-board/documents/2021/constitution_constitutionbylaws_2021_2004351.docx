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B27A3E3" w:rsidR="00E77213" w:rsidRDefault="0045697C">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Constitution of the Furman University Student Activities Board</w:t>
      </w:r>
    </w:p>
    <w:p w14:paraId="00000002" w14:textId="3F553071" w:rsidR="00E77213" w:rsidRDefault="0045697C">
      <w:pPr>
        <w:jc w:val="center"/>
        <w:rPr>
          <w:rFonts w:ascii="Times New Roman" w:eastAsia="Times New Roman" w:hAnsi="Times New Roman" w:cs="Times New Roman"/>
          <w:i/>
          <w:sz w:val="24"/>
          <w:szCs w:val="24"/>
        </w:rPr>
      </w:pPr>
      <w:r w:rsidRPr="005A2003">
        <w:rPr>
          <w:rFonts w:ascii="Times New Roman" w:eastAsia="Times New Roman" w:hAnsi="Times New Roman" w:cs="Times New Roman"/>
          <w:i/>
          <w:sz w:val="24"/>
          <w:szCs w:val="24"/>
        </w:rPr>
        <w:t xml:space="preserve">(Last Updated </w:t>
      </w:r>
      <w:r w:rsidR="00B27519">
        <w:rPr>
          <w:rFonts w:ascii="Times New Roman" w:eastAsia="Times New Roman" w:hAnsi="Times New Roman" w:cs="Times New Roman"/>
          <w:i/>
          <w:sz w:val="24"/>
          <w:szCs w:val="24"/>
        </w:rPr>
        <w:t>November 2</w:t>
      </w:r>
      <w:r w:rsidRPr="005A2003">
        <w:rPr>
          <w:rFonts w:ascii="Times New Roman" w:eastAsia="Times New Roman" w:hAnsi="Times New Roman" w:cs="Times New Roman"/>
          <w:i/>
          <w:sz w:val="24"/>
          <w:szCs w:val="24"/>
        </w:rPr>
        <w:t>, 20</w:t>
      </w:r>
      <w:r w:rsidR="007C4532">
        <w:rPr>
          <w:rFonts w:ascii="Times New Roman" w:eastAsia="Times New Roman" w:hAnsi="Times New Roman" w:cs="Times New Roman"/>
          <w:i/>
          <w:sz w:val="24"/>
          <w:szCs w:val="24"/>
        </w:rPr>
        <w:t>21</w:t>
      </w:r>
      <w:r w:rsidRPr="005A2003">
        <w:rPr>
          <w:rFonts w:ascii="Times New Roman" w:eastAsia="Times New Roman" w:hAnsi="Times New Roman" w:cs="Times New Roman"/>
          <w:i/>
          <w:sz w:val="24"/>
          <w:szCs w:val="24"/>
        </w:rPr>
        <w:t>)</w:t>
      </w:r>
    </w:p>
    <w:p w14:paraId="00000003" w14:textId="77777777" w:rsidR="00E77213" w:rsidRDefault="00E77213">
      <w:pPr>
        <w:jc w:val="center"/>
        <w:rPr>
          <w:rFonts w:ascii="Times New Roman" w:eastAsia="Times New Roman" w:hAnsi="Times New Roman" w:cs="Times New Roman"/>
          <w:i/>
          <w:sz w:val="24"/>
          <w:szCs w:val="24"/>
        </w:rPr>
      </w:pPr>
    </w:p>
    <w:p w14:paraId="00000004"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The Organization will be called the Furman University Student Activities Board (FUSAB).</w:t>
      </w:r>
    </w:p>
    <w:p w14:paraId="00000005" w14:textId="77777777" w:rsidR="00E77213" w:rsidRDefault="00E77213">
      <w:pPr>
        <w:rPr>
          <w:rFonts w:ascii="Times New Roman" w:eastAsia="Times New Roman" w:hAnsi="Times New Roman" w:cs="Times New Roman"/>
          <w:b/>
          <w:sz w:val="24"/>
          <w:szCs w:val="24"/>
        </w:rPr>
      </w:pPr>
    </w:p>
    <w:p w14:paraId="00000006"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Purpose</w:t>
      </w:r>
    </w:p>
    <w:p w14:paraId="5487374F" w14:textId="77777777" w:rsidR="00F16690" w:rsidRDefault="0045697C" w:rsidP="00F1669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FUSAB will be to serve the students by planning, coordinating, and executing social activities for the Furman student body.  The specific goals of FUSAB will be to:</w:t>
      </w:r>
    </w:p>
    <w:p w14:paraId="00000008" w14:textId="50526D5A" w:rsidR="00E77213" w:rsidRDefault="00F16690" w:rsidP="00F1669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45697C">
        <w:rPr>
          <w:rFonts w:ascii="Times New Roman" w:eastAsia="Times New Roman" w:hAnsi="Times New Roman" w:cs="Times New Roman"/>
          <w:sz w:val="24"/>
          <w:szCs w:val="24"/>
        </w:rPr>
        <w:t>Assist in creating a positive social atmosphere among Furman students.</w:t>
      </w:r>
    </w:p>
    <w:p w14:paraId="00000009"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Pursue open and friendly relationships with other student organizations.</w:t>
      </w:r>
    </w:p>
    <w:p w14:paraId="0000000A"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 Ensure that the board is constantly seeking improvement for its programs in order to meet the needs of an increasingly diverse student body.</w:t>
      </w:r>
    </w:p>
    <w:p w14:paraId="0000000B"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 Ensure that a spirit of shared responsibility permeates through its members, meetings, and events.</w:t>
      </w:r>
    </w:p>
    <w:p w14:paraId="0000000C" w14:textId="77777777" w:rsidR="00E77213" w:rsidRDefault="00E77213">
      <w:pPr>
        <w:ind w:left="720"/>
        <w:rPr>
          <w:rFonts w:ascii="Times New Roman" w:eastAsia="Times New Roman" w:hAnsi="Times New Roman" w:cs="Times New Roman"/>
          <w:sz w:val="24"/>
          <w:szCs w:val="24"/>
        </w:rPr>
      </w:pPr>
    </w:p>
    <w:p w14:paraId="0000000D"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Mission</w:t>
      </w:r>
    </w:p>
    <w:p w14:paraId="0000000E"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FUSAB will provide entertainment for the student body according to campus interests while also providing opportunities for students to have experiences that they may not otherwise have.  It will instill in its members a sense of leadership, organization, cooperation, and innovation.  FUSAB’s activities will reflect the board belief that entertainment is multifaceted and can encompass a wide array of activities, including those that are educational and cultural.  </w:t>
      </w:r>
    </w:p>
    <w:p w14:paraId="0000000F" w14:textId="77777777" w:rsidR="00E77213" w:rsidRDefault="00E77213">
      <w:pPr>
        <w:rPr>
          <w:rFonts w:ascii="Times New Roman" w:eastAsia="Times New Roman" w:hAnsi="Times New Roman" w:cs="Times New Roman"/>
          <w:sz w:val="24"/>
          <w:szCs w:val="24"/>
        </w:rPr>
      </w:pPr>
    </w:p>
    <w:p w14:paraId="00000010"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Board Composition</w:t>
      </w:r>
    </w:p>
    <w:p w14:paraId="00000011"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Membership is not to exceed </w:t>
      </w:r>
      <w:r>
        <w:rPr>
          <w:rFonts w:ascii="Times New Roman" w:eastAsia="Times New Roman" w:hAnsi="Times New Roman" w:cs="Times New Roman"/>
          <w:color w:val="434343"/>
          <w:sz w:val="24"/>
          <w:szCs w:val="24"/>
        </w:rPr>
        <w:t>61</w:t>
      </w:r>
      <w:r>
        <w:rPr>
          <w:rFonts w:ascii="Times New Roman" w:eastAsia="Times New Roman" w:hAnsi="Times New Roman" w:cs="Times New Roman"/>
          <w:color w:val="783F04"/>
          <w:sz w:val="24"/>
          <w:szCs w:val="24"/>
        </w:rPr>
        <w:t xml:space="preserve"> </w:t>
      </w:r>
      <w:r>
        <w:rPr>
          <w:rFonts w:ascii="Times New Roman" w:eastAsia="Times New Roman" w:hAnsi="Times New Roman" w:cs="Times New Roman"/>
          <w:sz w:val="24"/>
          <w:szCs w:val="24"/>
        </w:rPr>
        <w:t>students, unless deemed appropriate by the Executive Committee.</w:t>
      </w:r>
    </w:p>
    <w:p w14:paraId="00000012" w14:textId="77777777" w:rsidR="00E77213" w:rsidRDefault="0045697C">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brought to the Applications Committee and must be approved by a 90% vote.</w:t>
      </w:r>
    </w:p>
    <w:p w14:paraId="00000013" w14:textId="4860C95A" w:rsidR="00E77213" w:rsidRPr="000516A4" w:rsidRDefault="0045697C">
      <w:pPr>
        <w:numPr>
          <w:ilvl w:val="0"/>
          <w:numId w:val="13"/>
        </w:numPr>
        <w:rPr>
          <w:rFonts w:ascii="Times New Roman" w:eastAsia="Times New Roman" w:hAnsi="Times New Roman" w:cs="Times New Roman"/>
          <w:sz w:val="24"/>
          <w:szCs w:val="24"/>
        </w:rPr>
      </w:pPr>
      <w:r w:rsidRPr="000516A4">
        <w:rPr>
          <w:rFonts w:ascii="Times New Roman" w:eastAsia="Times New Roman" w:hAnsi="Times New Roman" w:cs="Times New Roman"/>
          <w:sz w:val="24"/>
          <w:szCs w:val="24"/>
        </w:rPr>
        <w:t>The Board cannot be increased by more than one additional member per application period</w:t>
      </w:r>
      <w:r w:rsidR="00F46222" w:rsidRPr="000516A4">
        <w:rPr>
          <w:rFonts w:ascii="Times New Roman" w:eastAsia="Times New Roman" w:hAnsi="Times New Roman" w:cs="Times New Roman"/>
          <w:sz w:val="24"/>
          <w:szCs w:val="24"/>
        </w:rPr>
        <w:t>, based upon the roster size at the end of the spring semester.</w:t>
      </w:r>
      <w:r w:rsidR="00B56E31" w:rsidRPr="000516A4">
        <w:rPr>
          <w:rFonts w:ascii="Times New Roman" w:eastAsia="Times New Roman" w:hAnsi="Times New Roman" w:cs="Times New Roman"/>
          <w:sz w:val="24"/>
          <w:szCs w:val="24"/>
        </w:rPr>
        <w:t xml:space="preserve"> </w:t>
      </w:r>
    </w:p>
    <w:p w14:paraId="00000014" w14:textId="165B6925"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A minimum of 7 students from each class </w:t>
      </w:r>
      <w:r w:rsidR="00B27519">
        <w:rPr>
          <w:rFonts w:ascii="Times New Roman" w:eastAsia="Times New Roman" w:hAnsi="Times New Roman" w:cs="Times New Roman"/>
          <w:sz w:val="24"/>
          <w:szCs w:val="24"/>
        </w:rPr>
        <w:t>must</w:t>
      </w:r>
      <w:r w:rsidR="008F5C8F">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be on the board at all times</w:t>
      </w:r>
      <w:proofErr w:type="gramEnd"/>
      <w:r>
        <w:rPr>
          <w:rFonts w:ascii="Times New Roman" w:eastAsia="Times New Roman" w:hAnsi="Times New Roman" w:cs="Times New Roman"/>
          <w:sz w:val="24"/>
          <w:szCs w:val="24"/>
        </w:rPr>
        <w:t>.</w:t>
      </w:r>
      <w:r w:rsidR="00C76B73">
        <w:rPr>
          <w:rFonts w:ascii="Times New Roman" w:eastAsia="Times New Roman" w:hAnsi="Times New Roman" w:cs="Times New Roman"/>
          <w:sz w:val="24"/>
          <w:szCs w:val="24"/>
        </w:rPr>
        <w:t xml:space="preserve"> </w:t>
      </w:r>
    </w:p>
    <w:p w14:paraId="00000015" w14:textId="288B5D36" w:rsidR="00E77213" w:rsidRDefault="0045697C" w:rsidP="007C4532">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Applications</w:t>
      </w:r>
    </w:p>
    <w:p w14:paraId="00000016"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selection of new members will be a three-fold process consisting of a written application, a group workshop, and an individual interview.</w:t>
      </w:r>
    </w:p>
    <w:p w14:paraId="00000017"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Applications will be accepted Fall semester and may be accepted in Spring Semester if deemed necessary by a 2/3 vote of the board.</w:t>
      </w:r>
    </w:p>
    <w:p w14:paraId="00000018" w14:textId="07F45CD3" w:rsidR="00E77213" w:rsidRPr="00B27519"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applications committee will consist of the six </w:t>
      </w:r>
      <w:r w:rsidR="007C4532" w:rsidRPr="00B27519">
        <w:rPr>
          <w:rFonts w:ascii="Times New Roman" w:eastAsia="Times New Roman" w:hAnsi="Times New Roman" w:cs="Times New Roman"/>
          <w:sz w:val="24"/>
          <w:szCs w:val="24"/>
        </w:rPr>
        <w:t>Executive Board</w:t>
      </w:r>
      <w:r w:rsidRPr="00B27519">
        <w:rPr>
          <w:rFonts w:ascii="Times New Roman" w:eastAsia="Times New Roman" w:hAnsi="Times New Roman" w:cs="Times New Roman"/>
          <w:sz w:val="24"/>
          <w:szCs w:val="24"/>
        </w:rPr>
        <w:t>, along with general board members, who will be chosen using an applications process that occurs in the previous Spring Semester.</w:t>
      </w:r>
    </w:p>
    <w:p w14:paraId="00000019" w14:textId="36FAD7F3" w:rsidR="00E77213" w:rsidRPr="00B27519" w:rsidRDefault="00A528F5">
      <w:pPr>
        <w:numPr>
          <w:ilvl w:val="0"/>
          <w:numId w:val="29"/>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lastRenderedPageBreak/>
        <w:t xml:space="preserve">The </w:t>
      </w:r>
      <w:r w:rsidR="00981FDD" w:rsidRPr="00B27519">
        <w:rPr>
          <w:rFonts w:ascii="Times New Roman" w:eastAsia="Times New Roman" w:hAnsi="Times New Roman" w:cs="Times New Roman"/>
          <w:sz w:val="24"/>
          <w:szCs w:val="24"/>
        </w:rPr>
        <w:t xml:space="preserve">President, along </w:t>
      </w:r>
      <w:r w:rsidR="0045697C" w:rsidRPr="00B27519">
        <w:rPr>
          <w:rFonts w:ascii="Times New Roman" w:eastAsia="Times New Roman" w:hAnsi="Times New Roman" w:cs="Times New Roman"/>
          <w:sz w:val="24"/>
          <w:szCs w:val="24"/>
        </w:rPr>
        <w:t xml:space="preserve">with the </w:t>
      </w:r>
      <w:proofErr w:type="gramStart"/>
      <w:r w:rsidR="0045697C" w:rsidRPr="00B27519">
        <w:rPr>
          <w:rFonts w:ascii="Times New Roman" w:eastAsia="Times New Roman" w:hAnsi="Times New Roman" w:cs="Times New Roman"/>
          <w:sz w:val="24"/>
          <w:szCs w:val="24"/>
        </w:rPr>
        <w:t>general consensus</w:t>
      </w:r>
      <w:proofErr w:type="gramEnd"/>
      <w:r w:rsidR="0045697C" w:rsidRPr="00B27519">
        <w:rPr>
          <w:rFonts w:ascii="Times New Roman" w:eastAsia="Times New Roman" w:hAnsi="Times New Roman" w:cs="Times New Roman"/>
          <w:sz w:val="24"/>
          <w:szCs w:val="24"/>
        </w:rPr>
        <w:t xml:space="preserve"> of the </w:t>
      </w:r>
      <w:r w:rsidR="00981FDD" w:rsidRPr="00B27519">
        <w:rPr>
          <w:rFonts w:ascii="Times New Roman" w:eastAsia="Times New Roman" w:hAnsi="Times New Roman" w:cs="Times New Roman"/>
          <w:sz w:val="24"/>
          <w:szCs w:val="24"/>
        </w:rPr>
        <w:t>E</w:t>
      </w:r>
      <w:r w:rsidR="0045697C" w:rsidRPr="00B27519">
        <w:rPr>
          <w:rFonts w:ascii="Times New Roman" w:eastAsia="Times New Roman" w:hAnsi="Times New Roman" w:cs="Times New Roman"/>
          <w:sz w:val="24"/>
          <w:szCs w:val="24"/>
        </w:rPr>
        <w:t xml:space="preserve">xecutive </w:t>
      </w:r>
      <w:r w:rsidR="00981FDD" w:rsidRPr="00B27519">
        <w:rPr>
          <w:rFonts w:ascii="Times New Roman" w:eastAsia="Times New Roman" w:hAnsi="Times New Roman" w:cs="Times New Roman"/>
          <w:sz w:val="24"/>
          <w:szCs w:val="24"/>
        </w:rPr>
        <w:t>Board and Applications Chair</w:t>
      </w:r>
      <w:r w:rsidR="0045697C" w:rsidRPr="00B27519">
        <w:rPr>
          <w:rFonts w:ascii="Times New Roman" w:eastAsia="Times New Roman" w:hAnsi="Times New Roman" w:cs="Times New Roman"/>
          <w:sz w:val="24"/>
          <w:szCs w:val="24"/>
        </w:rPr>
        <w:t>,</w:t>
      </w:r>
      <w:r w:rsidR="00D05C49" w:rsidRPr="00B27519">
        <w:rPr>
          <w:rFonts w:ascii="Times New Roman" w:eastAsia="Times New Roman" w:hAnsi="Times New Roman" w:cs="Times New Roman"/>
          <w:sz w:val="24"/>
          <w:szCs w:val="24"/>
        </w:rPr>
        <w:t xml:space="preserve"> </w:t>
      </w:r>
      <w:r w:rsidR="0045697C" w:rsidRPr="00B27519">
        <w:rPr>
          <w:rFonts w:ascii="Times New Roman" w:eastAsia="Times New Roman" w:hAnsi="Times New Roman" w:cs="Times New Roman"/>
          <w:sz w:val="24"/>
          <w:szCs w:val="24"/>
        </w:rPr>
        <w:t>will choose the five general board members who are to serve on the committee.</w:t>
      </w:r>
    </w:p>
    <w:p w14:paraId="0000001A" w14:textId="2E9E527B" w:rsidR="00E77213" w:rsidRPr="00B27519" w:rsidRDefault="0045697C">
      <w:pPr>
        <w:numPr>
          <w:ilvl w:val="0"/>
          <w:numId w:val="29"/>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The applications committee will meet </w:t>
      </w:r>
      <w:r w:rsidR="001F4D5A" w:rsidRPr="00B27519">
        <w:rPr>
          <w:rFonts w:ascii="Times New Roman" w:eastAsia="Times New Roman" w:hAnsi="Times New Roman" w:cs="Times New Roman"/>
          <w:sz w:val="24"/>
          <w:szCs w:val="24"/>
        </w:rPr>
        <w:t xml:space="preserve">prior to </w:t>
      </w:r>
      <w:r w:rsidR="00BF5618" w:rsidRPr="00B27519">
        <w:rPr>
          <w:rFonts w:ascii="Times New Roman" w:eastAsia="Times New Roman" w:hAnsi="Times New Roman" w:cs="Times New Roman"/>
          <w:sz w:val="24"/>
          <w:szCs w:val="24"/>
        </w:rPr>
        <w:t>the start of the Fall semester</w:t>
      </w:r>
      <w:r w:rsidRPr="00B27519">
        <w:rPr>
          <w:rFonts w:ascii="Times New Roman" w:eastAsia="Times New Roman" w:hAnsi="Times New Roman" w:cs="Times New Roman"/>
          <w:sz w:val="24"/>
          <w:szCs w:val="24"/>
        </w:rPr>
        <w:t xml:space="preserve"> to establish criteria for scoring and the procedure for selecting new members.</w:t>
      </w:r>
      <w:r w:rsidR="00535DDF" w:rsidRPr="00B27519">
        <w:rPr>
          <w:rFonts w:ascii="Times New Roman" w:eastAsia="Times New Roman" w:hAnsi="Times New Roman" w:cs="Times New Roman"/>
          <w:sz w:val="24"/>
          <w:szCs w:val="24"/>
        </w:rPr>
        <w:t xml:space="preserve"> </w:t>
      </w:r>
    </w:p>
    <w:p w14:paraId="0000001B" w14:textId="77777777" w:rsidR="00E77213" w:rsidRPr="00B27519" w:rsidRDefault="0045697C">
      <w:pPr>
        <w:numPr>
          <w:ilvl w:val="0"/>
          <w:numId w:val="29"/>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The President will oversee the applications process, will serve as a co-chair, and direct both the group and individual meetings, but will maintain strict impartiality.</w:t>
      </w:r>
    </w:p>
    <w:p w14:paraId="0000001C" w14:textId="75E06936" w:rsidR="00E77213" w:rsidRDefault="0045697C">
      <w:pPr>
        <w:numPr>
          <w:ilvl w:val="0"/>
          <w:numId w:val="29"/>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The six </w:t>
      </w:r>
      <w:r w:rsidR="007C4532" w:rsidRPr="00B27519">
        <w:rPr>
          <w:rFonts w:ascii="Times New Roman" w:eastAsia="Times New Roman" w:hAnsi="Times New Roman" w:cs="Times New Roman"/>
          <w:sz w:val="24"/>
          <w:szCs w:val="24"/>
        </w:rPr>
        <w:t>Executive Board</w:t>
      </w:r>
      <w:r w:rsidRPr="00B27519">
        <w:rPr>
          <w:rFonts w:ascii="Times New Roman" w:eastAsia="Times New Roman" w:hAnsi="Times New Roman" w:cs="Times New Roman"/>
          <w:sz w:val="24"/>
          <w:szCs w:val="24"/>
        </w:rPr>
        <w:t xml:space="preserve"> officers will select one general board member to serve as co-chair to the President. These two people will be respo</w:t>
      </w:r>
      <w:r>
        <w:rPr>
          <w:rFonts w:ascii="Times New Roman" w:eastAsia="Times New Roman" w:hAnsi="Times New Roman" w:cs="Times New Roman"/>
          <w:sz w:val="24"/>
          <w:szCs w:val="24"/>
        </w:rPr>
        <w:t>nsible for all administrative and logistical tasks throughout the applications process.</w:t>
      </w:r>
    </w:p>
    <w:p w14:paraId="0000001D" w14:textId="2402AC7D"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co-chairs, along with the </w:t>
      </w:r>
      <w:r w:rsidRPr="00E03C9C">
        <w:rPr>
          <w:rFonts w:ascii="Times New Roman" w:eastAsia="Times New Roman" w:hAnsi="Times New Roman" w:cs="Times New Roman"/>
          <w:sz w:val="24"/>
          <w:szCs w:val="24"/>
        </w:rPr>
        <w:t>other nine</w:t>
      </w:r>
      <w:r w:rsidR="00823B60" w:rsidRPr="00E03C9C">
        <w:rPr>
          <w:rFonts w:ascii="Times New Roman" w:eastAsia="Times New Roman" w:hAnsi="Times New Roman" w:cs="Times New Roman"/>
          <w:sz w:val="24"/>
          <w:szCs w:val="24"/>
        </w:rPr>
        <w:t xml:space="preserve"> </w:t>
      </w:r>
      <w:r w:rsidRPr="00E03C9C">
        <w:rPr>
          <w:rFonts w:ascii="Times New Roman" w:eastAsia="Times New Roman" w:hAnsi="Times New Roman" w:cs="Times New Roman"/>
          <w:sz w:val="24"/>
          <w:szCs w:val="24"/>
        </w:rPr>
        <w:t>members of</w:t>
      </w:r>
      <w:r>
        <w:rPr>
          <w:rFonts w:ascii="Times New Roman" w:eastAsia="Times New Roman" w:hAnsi="Times New Roman" w:cs="Times New Roman"/>
          <w:sz w:val="24"/>
          <w:szCs w:val="24"/>
        </w:rPr>
        <w:t xml:space="preserve"> the applications committee should follow the applications process as outlined in Bylaw V.</w:t>
      </w:r>
    </w:p>
    <w:p w14:paraId="0000001F" w14:textId="00583930" w:rsidR="00E77213" w:rsidRPr="007C4532" w:rsidRDefault="00036273" w:rsidP="007C4532">
      <w:pPr>
        <w:pStyle w:val="NormalWeb"/>
        <w:numPr>
          <w:ilvl w:val="0"/>
          <w:numId w:val="29"/>
        </w:numPr>
        <w:spacing w:line="276" w:lineRule="auto"/>
      </w:pPr>
      <w:r w:rsidRPr="005A2003">
        <w:t xml:space="preserve">In keeping with Furman University’s non-discrimination policies, membership shall be open to all </w:t>
      </w:r>
      <w:r w:rsidRPr="00B27519">
        <w:t xml:space="preserve">undergraduate day students. Our organization will not discriminate </w:t>
      </w:r>
      <w:proofErr w:type="gramStart"/>
      <w:r w:rsidRPr="00B27519">
        <w:t>on the basis of</w:t>
      </w:r>
      <w:proofErr w:type="gramEnd"/>
      <w:r w:rsidRPr="00B27519">
        <w:t xml:space="preserve"> race, sex, </w:t>
      </w:r>
      <w:r w:rsidR="00E03C9C" w:rsidRPr="00B27519">
        <w:t>ability</w:t>
      </w:r>
      <w:r w:rsidRPr="00B27519">
        <w:t>, age, sexual orientation, political affiliation, or religious affiliation.</w:t>
      </w:r>
      <w:r w:rsidRPr="005A2003">
        <w:t xml:space="preserve"> </w:t>
      </w:r>
    </w:p>
    <w:p w14:paraId="00000020"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Officers</w:t>
      </w:r>
    </w:p>
    <w:p w14:paraId="00000021" w14:textId="76023451"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members of FUSAB will elect offices of president, vice president of administration, vice president of programming, vice president of public relations, vice president of finance, and parliamentarian.</w:t>
      </w:r>
      <w:r w:rsidR="0056157D">
        <w:rPr>
          <w:rFonts w:ascii="Times New Roman" w:eastAsia="Times New Roman" w:hAnsi="Times New Roman" w:cs="Times New Roman"/>
          <w:sz w:val="24"/>
          <w:szCs w:val="24"/>
        </w:rPr>
        <w:t xml:space="preserve"> </w:t>
      </w:r>
    </w:p>
    <w:p w14:paraId="00000022" w14:textId="77777777" w:rsidR="00E77213" w:rsidRPr="00B27519"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Officers will </w:t>
      </w:r>
      <w:r w:rsidRPr="00B27519">
        <w:rPr>
          <w:rFonts w:ascii="Times New Roman" w:eastAsia="Times New Roman" w:hAnsi="Times New Roman" w:cs="Times New Roman"/>
          <w:sz w:val="24"/>
          <w:szCs w:val="24"/>
        </w:rPr>
        <w:t>meet once a week with an advisor to discuss the status of the board.</w:t>
      </w:r>
    </w:p>
    <w:p w14:paraId="00000023" w14:textId="2131417E" w:rsidR="00E77213" w:rsidRPr="00B27519" w:rsidRDefault="0045697C">
      <w:pPr>
        <w:numPr>
          <w:ilvl w:val="0"/>
          <w:numId w:val="25"/>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Term of office for </w:t>
      </w:r>
      <w:r w:rsidR="007C4532" w:rsidRPr="00B27519">
        <w:rPr>
          <w:rFonts w:ascii="Times New Roman" w:eastAsia="Times New Roman" w:hAnsi="Times New Roman" w:cs="Times New Roman"/>
          <w:sz w:val="24"/>
          <w:szCs w:val="24"/>
        </w:rPr>
        <w:t>Executive Board</w:t>
      </w:r>
      <w:r w:rsidRPr="00B27519">
        <w:rPr>
          <w:rFonts w:ascii="Times New Roman" w:eastAsia="Times New Roman" w:hAnsi="Times New Roman" w:cs="Times New Roman"/>
          <w:sz w:val="24"/>
          <w:szCs w:val="24"/>
        </w:rPr>
        <w:t xml:space="preserve"> officers will be one calendar year. Elections will be held at a FUSAB meeting at least three board meetings from the end of the semester.  Elected officers take over at the end of the Fall Semester.</w:t>
      </w:r>
    </w:p>
    <w:p w14:paraId="00000024" w14:textId="12DAA177" w:rsidR="00E77213" w:rsidRPr="00B27519" w:rsidRDefault="0045697C" w:rsidP="00A65C63">
      <w:pPr>
        <w:numPr>
          <w:ilvl w:val="0"/>
          <w:numId w:val="25"/>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Term of office for committee chairs will be one calendar year.  New chairs will be selected by the newly inducted </w:t>
      </w:r>
      <w:r w:rsidR="007C4532" w:rsidRPr="00B27519">
        <w:rPr>
          <w:rFonts w:ascii="Times New Roman" w:eastAsia="Times New Roman" w:hAnsi="Times New Roman" w:cs="Times New Roman"/>
          <w:sz w:val="24"/>
          <w:szCs w:val="24"/>
        </w:rPr>
        <w:t>Executive Board</w:t>
      </w:r>
      <w:r w:rsidRPr="00B27519">
        <w:rPr>
          <w:rFonts w:ascii="Times New Roman" w:eastAsia="Times New Roman" w:hAnsi="Times New Roman" w:cs="Times New Roman"/>
          <w:sz w:val="24"/>
          <w:szCs w:val="24"/>
        </w:rPr>
        <w:t xml:space="preserve"> officers by the last meeting of the Fall </w:t>
      </w:r>
      <w:r w:rsidR="00284F74" w:rsidRPr="00B27519">
        <w:rPr>
          <w:rFonts w:ascii="Times New Roman" w:eastAsia="Times New Roman" w:hAnsi="Times New Roman" w:cs="Times New Roman"/>
          <w:sz w:val="24"/>
          <w:szCs w:val="24"/>
        </w:rPr>
        <w:t>Semester and</w:t>
      </w:r>
      <w:r w:rsidRPr="00B27519">
        <w:rPr>
          <w:rFonts w:ascii="Times New Roman" w:eastAsia="Times New Roman" w:hAnsi="Times New Roman" w:cs="Times New Roman"/>
          <w:sz w:val="24"/>
          <w:szCs w:val="24"/>
        </w:rPr>
        <w:t xml:space="preserve"> will take over their committees thereafter.</w:t>
      </w:r>
      <w:r w:rsidR="00036047" w:rsidRPr="00B27519">
        <w:rPr>
          <w:rFonts w:ascii="Times New Roman" w:eastAsia="Times New Roman" w:hAnsi="Times New Roman" w:cs="Times New Roman"/>
          <w:sz w:val="24"/>
          <w:szCs w:val="24"/>
        </w:rPr>
        <w:t xml:space="preserve"> </w:t>
      </w:r>
    </w:p>
    <w:p w14:paraId="00000025"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Officers will encourage co-sponsorships with other organizations on campus.</w:t>
      </w:r>
    </w:p>
    <w:p w14:paraId="20CD1880" w14:textId="039E3105" w:rsidR="0014795B" w:rsidRPr="00B27519" w:rsidRDefault="0045697C" w:rsidP="00B27519">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Officers will foster positive relationships among ALL FUSAB Members.</w:t>
      </w:r>
    </w:p>
    <w:p w14:paraId="00000028" w14:textId="7001D3D4" w:rsidR="00E77213" w:rsidRPr="007C4532" w:rsidRDefault="0045697C" w:rsidP="007C4532">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Duties of Officers</w:t>
      </w:r>
      <w:r>
        <w:rPr>
          <w:rFonts w:ascii="Times New Roman" w:eastAsia="Times New Roman" w:hAnsi="Times New Roman" w:cs="Times New Roman"/>
          <w:sz w:val="24"/>
          <w:szCs w:val="24"/>
        </w:rPr>
        <w:t>:</w:t>
      </w:r>
    </w:p>
    <w:p w14:paraId="00000029" w14:textId="77777777" w:rsidR="00E77213" w:rsidRDefault="0045697C">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b/>
          <w:sz w:val="24"/>
          <w:szCs w:val="24"/>
        </w:rPr>
        <w:t xml:space="preserve"> President </w:t>
      </w:r>
      <w:r>
        <w:rPr>
          <w:rFonts w:ascii="Times New Roman" w:eastAsia="Times New Roman" w:hAnsi="Times New Roman" w:cs="Times New Roman"/>
          <w:sz w:val="24"/>
          <w:szCs w:val="24"/>
        </w:rPr>
        <w:t>will:</w:t>
      </w:r>
    </w:p>
    <w:p w14:paraId="0000002A"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board to the public and to the Student Government Association.</w:t>
      </w:r>
    </w:p>
    <w:p w14:paraId="0000002B" w14:textId="55C36218"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Preside over all meetings of both the general </w:t>
      </w:r>
      <w:r w:rsidRPr="00B27519">
        <w:rPr>
          <w:rFonts w:ascii="Times New Roman" w:eastAsia="Times New Roman" w:hAnsi="Times New Roman" w:cs="Times New Roman"/>
          <w:sz w:val="24"/>
          <w:szCs w:val="24"/>
        </w:rPr>
        <w:t xml:space="preserve">and </w:t>
      </w:r>
      <w:r w:rsidR="007C4532" w:rsidRPr="00B27519">
        <w:rPr>
          <w:rFonts w:ascii="Times New Roman" w:eastAsia="Times New Roman" w:hAnsi="Times New Roman" w:cs="Times New Roman"/>
          <w:sz w:val="24"/>
          <w:szCs w:val="24"/>
        </w:rPr>
        <w:t>Executive Board</w:t>
      </w:r>
      <w:r w:rsidRPr="00B27519">
        <w:rPr>
          <w:rFonts w:ascii="Times New Roman" w:eastAsia="Times New Roman" w:hAnsi="Times New Roman" w:cs="Times New Roman"/>
          <w:sz w:val="24"/>
          <w:szCs w:val="24"/>
        </w:rPr>
        <w:t>.</w:t>
      </w:r>
    </w:p>
    <w:p w14:paraId="0000002C"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 be allowed to vote on any motion presented to the board and remain impartial at all board, executive and committee meetings except in the case of a tie.</w:t>
      </w:r>
    </w:p>
    <w:p w14:paraId="0000002D"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call special meetings.</w:t>
      </w:r>
    </w:p>
    <w:p w14:paraId="0000002E"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 the applications process.</w:t>
      </w:r>
    </w:p>
    <w:p w14:paraId="0000002F" w14:textId="56635FD9"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appoint ad hoc committees.</w:t>
      </w:r>
    </w:p>
    <w:p w14:paraId="3D60F022" w14:textId="7FB6CC27" w:rsidR="005D1AC8" w:rsidRPr="00B27519" w:rsidRDefault="005D1AC8">
      <w:pPr>
        <w:numPr>
          <w:ilvl w:val="0"/>
          <w:numId w:val="31"/>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lastRenderedPageBreak/>
        <w:t>Coordinate with the Advisor and Executive Board to facilitate reasonable resolutions in the event of int</w:t>
      </w:r>
      <w:r w:rsidR="00571BCA" w:rsidRPr="00B27519">
        <w:rPr>
          <w:rFonts w:ascii="Times New Roman" w:eastAsia="Times New Roman" w:hAnsi="Times New Roman" w:cs="Times New Roman"/>
          <w:sz w:val="24"/>
          <w:szCs w:val="24"/>
        </w:rPr>
        <w:t>ra</w:t>
      </w:r>
      <w:r w:rsidRPr="00B27519">
        <w:rPr>
          <w:rFonts w:ascii="Times New Roman" w:eastAsia="Times New Roman" w:hAnsi="Times New Roman" w:cs="Times New Roman"/>
          <w:sz w:val="24"/>
          <w:szCs w:val="24"/>
        </w:rPr>
        <w:t xml:space="preserve">-board conflict. </w:t>
      </w:r>
    </w:p>
    <w:p w14:paraId="67ECF2A6" w14:textId="77777777" w:rsidR="003A1E03" w:rsidRDefault="003A1E03">
      <w:pPr>
        <w:ind w:firstLine="720"/>
        <w:rPr>
          <w:rFonts w:ascii="Helvetica" w:hAnsi="Helvetica" w:cs="Helvetica"/>
          <w:sz w:val="24"/>
          <w:szCs w:val="24"/>
          <w:lang w:val="en-US"/>
        </w:rPr>
      </w:pPr>
    </w:p>
    <w:p w14:paraId="00000031" w14:textId="70014D45"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w:t>
      </w:r>
      <w:r>
        <w:rPr>
          <w:rFonts w:ascii="Times New Roman" w:eastAsia="Times New Roman" w:hAnsi="Times New Roman" w:cs="Times New Roman"/>
          <w:b/>
          <w:sz w:val="24"/>
          <w:szCs w:val="24"/>
        </w:rPr>
        <w:t>Vice President of Administration</w:t>
      </w:r>
    </w:p>
    <w:p w14:paraId="00000032"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Preside over all meetings in the absence of the President.</w:t>
      </w:r>
    </w:p>
    <w:p w14:paraId="00000033"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the attendance records for all FUSAB events.</w:t>
      </w:r>
    </w:p>
    <w:p w14:paraId="00000034"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and maintain all non-financial administrative documents.</w:t>
      </w:r>
    </w:p>
    <w:p w14:paraId="00000035" w14:textId="3730ED7B"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Record every motion made in general board </w:t>
      </w:r>
      <w:r w:rsidR="003E0903">
        <w:rPr>
          <w:rFonts w:ascii="Times New Roman" w:eastAsia="Times New Roman" w:hAnsi="Times New Roman" w:cs="Times New Roman"/>
          <w:sz w:val="24"/>
          <w:szCs w:val="24"/>
        </w:rPr>
        <w:t>meetings</w:t>
      </w:r>
      <w:r w:rsidR="003E0903" w:rsidRPr="003E0903">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post the minutes no more than 48 hours after the meeting.</w:t>
      </w:r>
    </w:p>
    <w:p w14:paraId="00000036" w14:textId="77777777" w:rsidR="00E77213" w:rsidRDefault="0045697C">
      <w:pPr>
        <w:numPr>
          <w:ilvl w:val="0"/>
          <w:numId w:val="44"/>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Be in charge of</w:t>
      </w:r>
      <w:proofErr w:type="gramEnd"/>
      <w:r>
        <w:rPr>
          <w:rFonts w:ascii="Times New Roman" w:eastAsia="Times New Roman" w:hAnsi="Times New Roman" w:cs="Times New Roman"/>
          <w:sz w:val="24"/>
          <w:szCs w:val="24"/>
        </w:rPr>
        <w:t xml:space="preserve"> sign-ups for office hours.</w:t>
      </w:r>
    </w:p>
    <w:p w14:paraId="00000037" w14:textId="77777777" w:rsidR="00E77213" w:rsidRPr="007C4532" w:rsidRDefault="0045697C">
      <w:pPr>
        <w:numPr>
          <w:ilvl w:val="0"/>
          <w:numId w:val="44"/>
        </w:numPr>
        <w:rPr>
          <w:rFonts w:ascii="Times New Roman" w:eastAsia="Times New Roman" w:hAnsi="Times New Roman" w:cs="Times New Roman"/>
          <w:sz w:val="24"/>
          <w:szCs w:val="24"/>
        </w:rPr>
      </w:pPr>
      <w:r w:rsidRPr="007C4532">
        <w:rPr>
          <w:rFonts w:ascii="Times New Roman" w:eastAsia="Times New Roman" w:hAnsi="Times New Roman" w:cs="Times New Roman"/>
          <w:sz w:val="24"/>
          <w:szCs w:val="24"/>
        </w:rPr>
        <w:t>Keep record of attendance requirements for board members</w:t>
      </w:r>
      <w:r w:rsidRPr="007C4532">
        <w:rPr>
          <w:rFonts w:ascii="Times New Roman" w:eastAsia="Times New Roman" w:hAnsi="Times New Roman" w:cs="Times New Roman"/>
          <w:b/>
          <w:sz w:val="24"/>
          <w:szCs w:val="24"/>
        </w:rPr>
        <w:t xml:space="preserve"> </w:t>
      </w:r>
      <w:r w:rsidRPr="007C4532">
        <w:rPr>
          <w:rFonts w:ascii="Times New Roman" w:eastAsia="Times New Roman" w:hAnsi="Times New Roman" w:cs="Times New Roman"/>
          <w:sz w:val="24"/>
          <w:szCs w:val="24"/>
        </w:rPr>
        <w:t>for all board meetings and committee meetings, as recorded and reported by the respective committee chairs no more than 24 hours after the adjournment of their weekly meeting.</w:t>
      </w:r>
    </w:p>
    <w:p w14:paraId="00000038" w14:textId="08B6360C" w:rsidR="00E77213" w:rsidRDefault="0045697C">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 </w:t>
      </w:r>
      <w:r w:rsidR="007C453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Plan and program the end of semester parties.</w:t>
      </w:r>
    </w:p>
    <w:p w14:paraId="00000039" w14:textId="54256AC5" w:rsidR="00E77213" w:rsidRDefault="0045697C">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w:t>
      </w:r>
      <w:r w:rsidR="007C453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Manage the FUSAB </w:t>
      </w:r>
      <w:proofErr w:type="spellStart"/>
      <w:r>
        <w:rPr>
          <w:rFonts w:ascii="Times New Roman" w:eastAsia="Times New Roman" w:hAnsi="Times New Roman" w:cs="Times New Roman"/>
          <w:sz w:val="24"/>
          <w:szCs w:val="24"/>
        </w:rPr>
        <w:t>SyncDin</w:t>
      </w:r>
      <w:proofErr w:type="spellEnd"/>
      <w:r>
        <w:rPr>
          <w:rFonts w:ascii="Times New Roman" w:eastAsia="Times New Roman" w:hAnsi="Times New Roman" w:cs="Times New Roman"/>
          <w:sz w:val="24"/>
          <w:szCs w:val="24"/>
        </w:rPr>
        <w:t xml:space="preserve"> portal.</w:t>
      </w:r>
    </w:p>
    <w:p w14:paraId="4AF0F127" w14:textId="1C6D7D04" w:rsidR="002F0FB3" w:rsidRDefault="007C4532">
      <w:pPr>
        <w:ind w:left="1440" w:hanging="3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r w:rsidR="002F0FB3">
        <w:rPr>
          <w:rFonts w:ascii="Times New Roman" w:eastAsia="Times New Roman" w:hAnsi="Times New Roman" w:cs="Times New Roman"/>
          <w:sz w:val="24"/>
          <w:szCs w:val="24"/>
        </w:rPr>
        <w:t xml:space="preserve">   Take over for the President in the event of a vacancy in the position.</w:t>
      </w:r>
    </w:p>
    <w:p w14:paraId="0000003A" w14:textId="77777777" w:rsidR="00E77213" w:rsidRDefault="0045697C">
      <w:pPr>
        <w:rPr>
          <w:rFonts w:ascii="Times New Roman" w:eastAsia="Times New Roman" w:hAnsi="Times New Roman" w:cs="Times New Roman"/>
          <w:sz w:val="24"/>
          <w:szCs w:val="24"/>
          <w:highlight w:val="cyan"/>
        </w:rPr>
      </w:pPr>
      <w:r>
        <w:rPr>
          <w:rFonts w:ascii="Times New Roman" w:eastAsia="Times New Roman" w:hAnsi="Times New Roman" w:cs="Times New Roman"/>
          <w:sz w:val="24"/>
          <w:szCs w:val="24"/>
        </w:rPr>
        <w:t xml:space="preserve"> </w:t>
      </w:r>
    </w:p>
    <w:p w14:paraId="0000003B"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The </w:t>
      </w:r>
      <w:r>
        <w:rPr>
          <w:rFonts w:ascii="Times New Roman" w:eastAsia="Times New Roman" w:hAnsi="Times New Roman" w:cs="Times New Roman"/>
          <w:b/>
          <w:sz w:val="24"/>
          <w:szCs w:val="24"/>
        </w:rPr>
        <w:t>Vice President of Programming</w:t>
      </w:r>
      <w:r>
        <w:rPr>
          <w:rFonts w:ascii="Times New Roman" w:eastAsia="Times New Roman" w:hAnsi="Times New Roman" w:cs="Times New Roman"/>
          <w:sz w:val="24"/>
          <w:szCs w:val="24"/>
        </w:rPr>
        <w:t xml:space="preserve"> will:</w:t>
      </w:r>
    </w:p>
    <w:p w14:paraId="0000003C" w14:textId="05643A18"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 all event-planning</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committees by meeting regularly with committee </w:t>
      </w:r>
      <w:r w:rsidRPr="00036273">
        <w:rPr>
          <w:rFonts w:ascii="Times New Roman" w:eastAsia="Times New Roman" w:hAnsi="Times New Roman" w:cs="Times New Roman"/>
          <w:sz w:val="24"/>
          <w:szCs w:val="24"/>
        </w:rPr>
        <w:t>chairs to ensure that committees are running appropriately.</w:t>
      </w:r>
    </w:p>
    <w:p w14:paraId="71156F93" w14:textId="760BFE1A" w:rsidR="0045697C" w:rsidRPr="00036273" w:rsidRDefault="00E10CF3">
      <w:pPr>
        <w:numPr>
          <w:ilvl w:val="0"/>
          <w:numId w:val="37"/>
        </w:numPr>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C</w:t>
      </w:r>
      <w:r w:rsidR="0045697C" w:rsidRPr="00E10CF3">
        <w:rPr>
          <w:rFonts w:ascii="Times New Roman" w:eastAsia="Times New Roman" w:hAnsi="Times New Roman" w:cs="Times New Roman"/>
          <w:sz w:val="24"/>
          <w:szCs w:val="24"/>
        </w:rPr>
        <w:t>oordinate</w:t>
      </w:r>
      <w:r w:rsidR="0045697C">
        <w:rPr>
          <w:rFonts w:ascii="Times New Roman" w:eastAsia="Times New Roman" w:hAnsi="Times New Roman" w:cs="Times New Roman"/>
          <w:sz w:val="24"/>
          <w:szCs w:val="24"/>
        </w:rPr>
        <w:t xml:space="preserve"> with the VPPR to see that all events are marketed</w:t>
      </w:r>
      <w:ins w:id="0" w:author="Sam Gary-Student" w:date="2019-10-19T17:10:00Z">
        <w:r>
          <w:rPr>
            <w:rFonts w:ascii="Times New Roman" w:eastAsia="Times New Roman" w:hAnsi="Times New Roman" w:cs="Times New Roman"/>
            <w:sz w:val="24"/>
            <w:szCs w:val="24"/>
          </w:rPr>
          <w:t>.</w:t>
        </w:r>
      </w:ins>
    </w:p>
    <w:p w14:paraId="0000003E"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Handle complaints from committee heads concerning committee members.</w:t>
      </w:r>
    </w:p>
    <w:p w14:paraId="0000003F" w14:textId="043BB722" w:rsidR="00E77213" w:rsidRPr="00B27519"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 </w:t>
      </w:r>
      <w:r w:rsidRPr="00B27519">
        <w:rPr>
          <w:rFonts w:ascii="Times New Roman" w:eastAsia="Times New Roman" w:hAnsi="Times New Roman" w:cs="Times New Roman"/>
          <w:sz w:val="24"/>
          <w:szCs w:val="24"/>
        </w:rPr>
        <w:t>all retreats</w:t>
      </w:r>
      <w:r w:rsidR="00070406" w:rsidRPr="00B27519">
        <w:rPr>
          <w:rFonts w:ascii="Times New Roman" w:eastAsia="Times New Roman" w:hAnsi="Times New Roman" w:cs="Times New Roman"/>
          <w:sz w:val="24"/>
          <w:szCs w:val="24"/>
        </w:rPr>
        <w:t>, with support of</w:t>
      </w:r>
      <w:r w:rsidR="00E80A1A" w:rsidRPr="00B27519">
        <w:rPr>
          <w:rFonts w:ascii="Times New Roman" w:eastAsia="Times New Roman" w:hAnsi="Times New Roman" w:cs="Times New Roman"/>
          <w:sz w:val="24"/>
          <w:szCs w:val="24"/>
        </w:rPr>
        <w:t xml:space="preserve"> </w:t>
      </w:r>
      <w:r w:rsidR="001E353B" w:rsidRPr="00B27519">
        <w:rPr>
          <w:rFonts w:ascii="Times New Roman" w:eastAsia="Times New Roman" w:hAnsi="Times New Roman" w:cs="Times New Roman"/>
          <w:sz w:val="24"/>
          <w:szCs w:val="24"/>
        </w:rPr>
        <w:t>the Executive Board</w:t>
      </w:r>
      <w:r w:rsidRPr="00B27519">
        <w:rPr>
          <w:rFonts w:ascii="Times New Roman" w:eastAsia="Times New Roman" w:hAnsi="Times New Roman" w:cs="Times New Roman"/>
          <w:sz w:val="24"/>
          <w:szCs w:val="24"/>
        </w:rPr>
        <w:t>.</w:t>
      </w:r>
    </w:p>
    <w:p w14:paraId="3A6003F5" w14:textId="20E7CFFF" w:rsidR="00CA33F0" w:rsidRPr="00B27519" w:rsidRDefault="00A33A5F" w:rsidP="00CA33F0">
      <w:pPr>
        <w:numPr>
          <w:ilvl w:val="1"/>
          <w:numId w:val="37"/>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 </w:t>
      </w:r>
      <w:r w:rsidR="00571BCA" w:rsidRPr="00B27519">
        <w:rPr>
          <w:rFonts w:ascii="Times New Roman" w:eastAsia="Times New Roman" w:hAnsi="Times New Roman" w:cs="Times New Roman"/>
          <w:sz w:val="24"/>
          <w:szCs w:val="24"/>
        </w:rPr>
        <w:t>As part of the</w:t>
      </w:r>
      <w:r w:rsidR="00CA33F0" w:rsidRPr="00B27519">
        <w:rPr>
          <w:rFonts w:ascii="Times New Roman" w:eastAsia="Times New Roman" w:hAnsi="Times New Roman" w:cs="Times New Roman"/>
          <w:sz w:val="24"/>
          <w:szCs w:val="24"/>
        </w:rPr>
        <w:t xml:space="preserve"> Spring Retreat, </w:t>
      </w:r>
      <w:r w:rsidR="00CE76F5" w:rsidRPr="00B27519">
        <w:rPr>
          <w:rFonts w:ascii="Times New Roman" w:eastAsia="Times New Roman" w:hAnsi="Times New Roman" w:cs="Times New Roman"/>
          <w:sz w:val="24"/>
          <w:szCs w:val="24"/>
        </w:rPr>
        <w:t xml:space="preserve">VPP </w:t>
      </w:r>
      <w:r w:rsidR="002C29D3" w:rsidRPr="00B27519">
        <w:rPr>
          <w:rFonts w:ascii="Times New Roman" w:eastAsia="Times New Roman" w:hAnsi="Times New Roman" w:cs="Times New Roman"/>
          <w:sz w:val="24"/>
          <w:szCs w:val="24"/>
        </w:rPr>
        <w:t>will</w:t>
      </w:r>
      <w:r w:rsidR="00CE76F5" w:rsidRPr="00B27519">
        <w:rPr>
          <w:rFonts w:ascii="Times New Roman" w:eastAsia="Times New Roman" w:hAnsi="Times New Roman" w:cs="Times New Roman"/>
          <w:sz w:val="24"/>
          <w:szCs w:val="24"/>
        </w:rPr>
        <w:t xml:space="preserve"> plan a </w:t>
      </w:r>
      <w:r w:rsidR="003C6D1A" w:rsidRPr="00B27519">
        <w:rPr>
          <w:rFonts w:ascii="Times New Roman" w:eastAsia="Times New Roman" w:hAnsi="Times New Roman" w:cs="Times New Roman"/>
          <w:sz w:val="24"/>
          <w:szCs w:val="24"/>
        </w:rPr>
        <w:t xml:space="preserve">DEI-focused program or </w:t>
      </w:r>
      <w:r w:rsidR="00D342C2" w:rsidRPr="00B27519">
        <w:rPr>
          <w:rFonts w:ascii="Times New Roman" w:eastAsia="Times New Roman" w:hAnsi="Times New Roman" w:cs="Times New Roman"/>
          <w:sz w:val="24"/>
          <w:szCs w:val="24"/>
        </w:rPr>
        <w:t xml:space="preserve">session </w:t>
      </w:r>
      <w:r w:rsidR="00CE76F5" w:rsidRPr="00B27519">
        <w:rPr>
          <w:rFonts w:ascii="Times New Roman" w:eastAsia="Times New Roman" w:hAnsi="Times New Roman" w:cs="Times New Roman"/>
          <w:sz w:val="24"/>
          <w:szCs w:val="24"/>
        </w:rPr>
        <w:t xml:space="preserve">for </w:t>
      </w:r>
      <w:r w:rsidR="00D342C2" w:rsidRPr="00B27519">
        <w:rPr>
          <w:rFonts w:ascii="Times New Roman" w:eastAsia="Times New Roman" w:hAnsi="Times New Roman" w:cs="Times New Roman"/>
          <w:sz w:val="24"/>
          <w:szCs w:val="24"/>
        </w:rPr>
        <w:t xml:space="preserve">members to attend. </w:t>
      </w:r>
    </w:p>
    <w:p w14:paraId="00000040" w14:textId="77777777" w:rsidR="00E77213" w:rsidRDefault="0045697C">
      <w:pPr>
        <w:numPr>
          <w:ilvl w:val="0"/>
          <w:numId w:val="37"/>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Delegate exec attendance at committee meetings</w:t>
      </w:r>
      <w:r>
        <w:rPr>
          <w:rFonts w:ascii="Times New Roman" w:eastAsia="Times New Roman" w:hAnsi="Times New Roman" w:cs="Times New Roman"/>
          <w:sz w:val="24"/>
          <w:szCs w:val="24"/>
        </w:rPr>
        <w:t>.</w:t>
      </w:r>
    </w:p>
    <w:p w14:paraId="00000041"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event requirements for board members.</w:t>
      </w:r>
    </w:p>
    <w:p w14:paraId="1FAB136A" w14:textId="658C1314" w:rsidR="00666F8E" w:rsidRPr="00070406" w:rsidRDefault="0045697C" w:rsidP="00070406">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internal programming calendar.</w:t>
      </w:r>
    </w:p>
    <w:p w14:paraId="00000043"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4"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w:t>
      </w:r>
      <w:r>
        <w:rPr>
          <w:rFonts w:ascii="Times New Roman" w:eastAsia="Times New Roman" w:hAnsi="Times New Roman" w:cs="Times New Roman"/>
          <w:b/>
          <w:sz w:val="24"/>
          <w:szCs w:val="24"/>
        </w:rPr>
        <w:t>Vice President of Public Relations</w:t>
      </w:r>
      <w:r>
        <w:rPr>
          <w:rFonts w:ascii="Times New Roman" w:eastAsia="Times New Roman" w:hAnsi="Times New Roman" w:cs="Times New Roman"/>
          <w:sz w:val="24"/>
          <w:szCs w:val="24"/>
        </w:rPr>
        <w:t xml:space="preserve"> will:</w:t>
      </w:r>
    </w:p>
    <w:p w14:paraId="00000045" w14:textId="77777777" w:rsidR="00E77213" w:rsidRDefault="0045697C">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Market FUSAB to the student body, including Applications process and all individual events.</w:t>
      </w:r>
    </w:p>
    <w:p w14:paraId="00000046" w14:textId="60181CB7" w:rsidR="00E77213" w:rsidRDefault="0045697C">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and order new FUSAB T-shirts every year for all board members immediately after new members are selected. </w:t>
      </w:r>
      <w:r w:rsidRPr="00B27519">
        <w:rPr>
          <w:rFonts w:ascii="Times New Roman" w:eastAsia="Times New Roman" w:hAnsi="Times New Roman" w:cs="Times New Roman"/>
          <w:sz w:val="24"/>
          <w:szCs w:val="24"/>
        </w:rPr>
        <w:t xml:space="preserve">The </w:t>
      </w:r>
      <w:r w:rsidR="007C4532" w:rsidRPr="00B27519">
        <w:rPr>
          <w:rFonts w:ascii="Times New Roman" w:eastAsia="Times New Roman" w:hAnsi="Times New Roman" w:cs="Times New Roman"/>
          <w:sz w:val="24"/>
          <w:szCs w:val="24"/>
        </w:rPr>
        <w:t xml:space="preserve">Executive Board </w:t>
      </w:r>
      <w:r w:rsidRPr="00B27519">
        <w:rPr>
          <w:rFonts w:ascii="Times New Roman" w:eastAsia="Times New Roman" w:hAnsi="Times New Roman" w:cs="Times New Roman"/>
          <w:sz w:val="24"/>
          <w:szCs w:val="24"/>
        </w:rPr>
        <w:t>will approve</w:t>
      </w:r>
      <w:r>
        <w:rPr>
          <w:rFonts w:ascii="Times New Roman" w:eastAsia="Times New Roman" w:hAnsi="Times New Roman" w:cs="Times New Roman"/>
          <w:sz w:val="24"/>
          <w:szCs w:val="24"/>
        </w:rPr>
        <w:t xml:space="preserve"> of the design and distribution of the shirts.</w:t>
      </w:r>
    </w:p>
    <w:p w14:paraId="00000047" w14:textId="40516A30" w:rsidR="00E77213" w:rsidRPr="00BB0EF6" w:rsidRDefault="0045697C">
      <w:pPr>
        <w:numPr>
          <w:ilvl w:val="0"/>
          <w:numId w:val="2"/>
        </w:numPr>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 xml:space="preserve">Oversee the </w:t>
      </w:r>
      <w:r w:rsidR="00F46222" w:rsidRPr="00BB0EF6">
        <w:rPr>
          <w:rFonts w:ascii="Times New Roman" w:eastAsia="Times New Roman" w:hAnsi="Times New Roman" w:cs="Times New Roman"/>
          <w:sz w:val="24"/>
          <w:szCs w:val="24"/>
        </w:rPr>
        <w:t xml:space="preserve">production </w:t>
      </w:r>
      <w:r w:rsidRPr="00BB0EF6">
        <w:rPr>
          <w:rFonts w:ascii="Times New Roman" w:eastAsia="Times New Roman" w:hAnsi="Times New Roman" w:cs="Times New Roman"/>
          <w:sz w:val="24"/>
          <w:szCs w:val="24"/>
        </w:rPr>
        <w:t>and distribution of all paper pub.</w:t>
      </w:r>
    </w:p>
    <w:p w14:paraId="00000049" w14:textId="36580D42" w:rsidR="00E77213" w:rsidRDefault="0045697C" w:rsidP="0045697C">
      <w:pPr>
        <w:numPr>
          <w:ilvl w:val="0"/>
          <w:numId w:val="27"/>
        </w:numPr>
        <w:rPr>
          <w:rFonts w:ascii="Times New Roman" w:eastAsia="Times New Roman" w:hAnsi="Times New Roman" w:cs="Times New Roman"/>
          <w:sz w:val="24"/>
          <w:szCs w:val="24"/>
        </w:rPr>
      </w:pPr>
      <w:r w:rsidRPr="0045697C">
        <w:rPr>
          <w:rFonts w:ascii="Times New Roman" w:eastAsia="Times New Roman" w:hAnsi="Times New Roman" w:cs="Times New Roman"/>
          <w:sz w:val="24"/>
          <w:szCs w:val="24"/>
        </w:rPr>
        <w:t>Keep record of publicity requirements for board members.</w:t>
      </w:r>
    </w:p>
    <w:p w14:paraId="374D8CF9" w14:textId="01ACBCB3" w:rsidR="0045697C" w:rsidRPr="00536ED2" w:rsidRDefault="00F46222" w:rsidP="0045697C">
      <w:pPr>
        <w:numPr>
          <w:ilvl w:val="0"/>
          <w:numId w:val="27"/>
        </w:numPr>
        <w:rPr>
          <w:rFonts w:ascii="Times New Roman" w:eastAsia="Times New Roman" w:hAnsi="Times New Roman" w:cs="Times New Roman"/>
          <w:sz w:val="24"/>
          <w:szCs w:val="24"/>
        </w:rPr>
      </w:pPr>
      <w:r w:rsidRPr="00536ED2">
        <w:rPr>
          <w:rFonts w:ascii="Times New Roman" w:eastAsia="Times New Roman" w:hAnsi="Times New Roman" w:cs="Times New Roman"/>
          <w:sz w:val="24"/>
          <w:szCs w:val="24"/>
        </w:rPr>
        <w:t>Oversee the Social Media Coordinator.</w:t>
      </w:r>
    </w:p>
    <w:p w14:paraId="55C52F43" w14:textId="4F750E9F" w:rsidR="00F46222" w:rsidRPr="00536ED2" w:rsidRDefault="00F46222" w:rsidP="0045697C">
      <w:pPr>
        <w:numPr>
          <w:ilvl w:val="0"/>
          <w:numId w:val="27"/>
        </w:numPr>
        <w:rPr>
          <w:rFonts w:ascii="Times New Roman" w:eastAsia="Times New Roman" w:hAnsi="Times New Roman" w:cs="Times New Roman"/>
          <w:sz w:val="24"/>
          <w:szCs w:val="24"/>
        </w:rPr>
      </w:pPr>
      <w:r w:rsidRPr="00536ED2">
        <w:rPr>
          <w:rFonts w:ascii="Times New Roman" w:eastAsia="Times New Roman" w:hAnsi="Times New Roman" w:cs="Times New Roman"/>
          <w:sz w:val="24"/>
          <w:szCs w:val="24"/>
        </w:rPr>
        <w:t>Confer with Committee Chairs to ensure all events are appropriately marketed.</w:t>
      </w:r>
    </w:p>
    <w:p w14:paraId="58BEB8F6" w14:textId="492A38FE" w:rsidR="00EC50AA" w:rsidRPr="00536ED2" w:rsidRDefault="00EC50AA" w:rsidP="0045697C">
      <w:pPr>
        <w:numPr>
          <w:ilvl w:val="0"/>
          <w:numId w:val="27"/>
        </w:numPr>
        <w:rPr>
          <w:rFonts w:ascii="Times New Roman" w:eastAsia="Times New Roman" w:hAnsi="Times New Roman" w:cs="Times New Roman"/>
          <w:sz w:val="24"/>
          <w:szCs w:val="24"/>
        </w:rPr>
      </w:pPr>
      <w:r w:rsidRPr="00536ED2">
        <w:rPr>
          <w:rFonts w:ascii="Times New Roman" w:eastAsia="Times New Roman" w:hAnsi="Times New Roman" w:cs="Times New Roman"/>
          <w:sz w:val="24"/>
          <w:szCs w:val="24"/>
        </w:rPr>
        <w:lastRenderedPageBreak/>
        <w:t>Communicate with Furman Marketing and Administration to advertise FUSAB events.</w:t>
      </w:r>
    </w:p>
    <w:p w14:paraId="0000004A"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B"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The </w:t>
      </w:r>
      <w:r>
        <w:rPr>
          <w:rFonts w:ascii="Times New Roman" w:eastAsia="Times New Roman" w:hAnsi="Times New Roman" w:cs="Times New Roman"/>
          <w:b/>
          <w:sz w:val="24"/>
          <w:szCs w:val="24"/>
        </w:rPr>
        <w:t>Vice President of Finance</w:t>
      </w:r>
      <w:r>
        <w:rPr>
          <w:rFonts w:ascii="Times New Roman" w:eastAsia="Times New Roman" w:hAnsi="Times New Roman" w:cs="Times New Roman"/>
          <w:sz w:val="24"/>
          <w:szCs w:val="24"/>
        </w:rPr>
        <w:t xml:space="preserve"> will:</w:t>
      </w:r>
    </w:p>
    <w:p w14:paraId="0000004C"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the budget at both the Spring and Fall retreats.</w:t>
      </w:r>
    </w:p>
    <w:p w14:paraId="0000004D" w14:textId="684A3F3F"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Present a financial statement from the previous term to the board at the beginning of both semesters along with the new budget.</w:t>
      </w:r>
      <w:r w:rsidR="00266C51">
        <w:rPr>
          <w:rFonts w:ascii="Times New Roman" w:eastAsia="Times New Roman" w:hAnsi="Times New Roman" w:cs="Times New Roman"/>
          <w:sz w:val="24"/>
          <w:szCs w:val="24"/>
        </w:rPr>
        <w:t xml:space="preserve"> </w:t>
      </w:r>
    </w:p>
    <w:p w14:paraId="0000004E"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and submit all necessary check requests.</w:t>
      </w:r>
    </w:p>
    <w:p w14:paraId="0000004F"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Meet regularly with each committee head on matters concerning that </w:t>
      </w:r>
      <w:proofErr w:type="gramStart"/>
      <w:r>
        <w:rPr>
          <w:rFonts w:ascii="Times New Roman" w:eastAsia="Times New Roman" w:hAnsi="Times New Roman" w:cs="Times New Roman"/>
          <w:sz w:val="24"/>
          <w:szCs w:val="24"/>
        </w:rPr>
        <w:t>particular committee’s</w:t>
      </w:r>
      <w:proofErr w:type="gramEnd"/>
      <w:r>
        <w:rPr>
          <w:rFonts w:ascii="Times New Roman" w:eastAsia="Times New Roman" w:hAnsi="Times New Roman" w:cs="Times New Roman"/>
          <w:sz w:val="24"/>
          <w:szCs w:val="24"/>
        </w:rPr>
        <w:t xml:space="preserve"> budget.</w:t>
      </w:r>
    </w:p>
    <w:p w14:paraId="00000050"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Accurately record all financial transactions involving the board.</w:t>
      </w:r>
    </w:p>
    <w:p w14:paraId="00000051"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 make any changes to the approved budget without a 2/3 majority vote of the board.</w:t>
      </w:r>
    </w:p>
    <w:p w14:paraId="00000052"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to SGA an update on the financial proceedings of FUSAB as per SGA bylaws.</w:t>
      </w:r>
    </w:p>
    <w:p w14:paraId="00000053"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 the FUSAB cash boxes and deposit cash as needed.</w:t>
      </w:r>
    </w:p>
    <w:p w14:paraId="3CF2261B" w14:textId="745F0905" w:rsidR="00C4049B" w:rsidRPr="00070406" w:rsidRDefault="0045697C" w:rsidP="00070406">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 the FUSAB payment cards and enforce payment card check out system.</w:t>
      </w:r>
    </w:p>
    <w:p w14:paraId="00000055" w14:textId="3203CDEF" w:rsidR="00E77213" w:rsidRDefault="0045697C">
      <w:pPr>
        <w:spacing w:before="480" w:after="120"/>
        <w:ind w:firstLine="720"/>
        <w:rPr>
          <w:rFonts w:ascii="Times New Roman" w:eastAsia="Times New Roman" w:hAnsi="Times New Roman" w:cs="Times New Roman"/>
          <w:sz w:val="24"/>
          <w:szCs w:val="24"/>
        </w:rPr>
      </w:pPr>
      <w:r w:rsidRPr="00073021">
        <w:rPr>
          <w:rFonts w:ascii="Times New Roman" w:eastAsia="Times New Roman" w:hAnsi="Times New Roman" w:cs="Times New Roman"/>
          <w:bCs/>
          <w:sz w:val="24"/>
          <w:szCs w:val="24"/>
        </w:rPr>
        <w:t>6.</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Parliamentarian</w:t>
      </w:r>
      <w:r>
        <w:rPr>
          <w:rFonts w:ascii="Times New Roman" w:eastAsia="Times New Roman" w:hAnsi="Times New Roman" w:cs="Times New Roman"/>
          <w:sz w:val="24"/>
          <w:szCs w:val="24"/>
        </w:rPr>
        <w:t xml:space="preserve"> will:</w:t>
      </w:r>
    </w:p>
    <w:p w14:paraId="00000056"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order at all executive and general board meetings by following Robert’s Rules of Order.</w:t>
      </w:r>
    </w:p>
    <w:p w14:paraId="00000057"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order of the proposed agenda in the general board meeting.</w:t>
      </w:r>
    </w:p>
    <w:p w14:paraId="00000058"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a speaker’s list when necessary or at the request of the President.</w:t>
      </w:r>
    </w:p>
    <w:p w14:paraId="00000059" w14:textId="77777777" w:rsidR="00E77213" w:rsidRPr="00B27519"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Address the general board concerning any matters that deal specifically with the policy and procedure of this constitution and chair any constitutional review commit</w:t>
      </w:r>
      <w:r w:rsidRPr="00B27519">
        <w:rPr>
          <w:rFonts w:ascii="Times New Roman" w:eastAsia="Times New Roman" w:hAnsi="Times New Roman" w:cs="Times New Roman"/>
          <w:sz w:val="24"/>
          <w:szCs w:val="24"/>
        </w:rPr>
        <w:t>tee.</w:t>
      </w:r>
    </w:p>
    <w:p w14:paraId="0000005A" w14:textId="77777777" w:rsidR="00E77213" w:rsidRPr="00B27519" w:rsidRDefault="0045697C">
      <w:pPr>
        <w:numPr>
          <w:ilvl w:val="0"/>
          <w:numId w:val="11"/>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Not be allowed to vote on any motions presented to the board.</w:t>
      </w:r>
    </w:p>
    <w:p w14:paraId="0000005B" w14:textId="77777777" w:rsidR="00E77213" w:rsidRPr="00B27519" w:rsidRDefault="0045697C">
      <w:pPr>
        <w:numPr>
          <w:ilvl w:val="0"/>
          <w:numId w:val="11"/>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Organize the annual composite picture.</w:t>
      </w:r>
    </w:p>
    <w:p w14:paraId="49D1B79D" w14:textId="08433478" w:rsidR="00913DDC" w:rsidRPr="00B27519" w:rsidRDefault="0045697C">
      <w:pPr>
        <w:numPr>
          <w:ilvl w:val="0"/>
          <w:numId w:val="11"/>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Sponsor int</w:t>
      </w:r>
      <w:r w:rsidR="00B86BC4" w:rsidRPr="00B27519">
        <w:rPr>
          <w:rFonts w:ascii="Times New Roman" w:eastAsia="Times New Roman" w:hAnsi="Times New Roman" w:cs="Times New Roman"/>
          <w:sz w:val="24"/>
          <w:szCs w:val="24"/>
        </w:rPr>
        <w:t>ra</w:t>
      </w:r>
      <w:r w:rsidRPr="00B27519">
        <w:rPr>
          <w:rFonts w:ascii="Times New Roman" w:eastAsia="Times New Roman" w:hAnsi="Times New Roman" w:cs="Times New Roman"/>
          <w:sz w:val="24"/>
          <w:szCs w:val="24"/>
        </w:rPr>
        <w:t>-board relationships and endorse constructive team building programs for the members.</w:t>
      </w:r>
      <w:r w:rsidR="00F235F8" w:rsidRPr="00B27519">
        <w:rPr>
          <w:rFonts w:ascii="Times New Roman" w:eastAsia="Times New Roman" w:hAnsi="Times New Roman" w:cs="Times New Roman"/>
          <w:sz w:val="24"/>
          <w:szCs w:val="24"/>
        </w:rPr>
        <w:t xml:space="preserve"> </w:t>
      </w:r>
    </w:p>
    <w:p w14:paraId="0000005C" w14:textId="7951571F" w:rsidR="00E77213" w:rsidRPr="00B27519" w:rsidRDefault="0078315A">
      <w:pPr>
        <w:numPr>
          <w:ilvl w:val="0"/>
          <w:numId w:val="11"/>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Facilitate </w:t>
      </w:r>
      <w:r w:rsidR="00BD6CF2" w:rsidRPr="00B27519">
        <w:rPr>
          <w:rFonts w:ascii="Times New Roman" w:eastAsia="Times New Roman" w:hAnsi="Times New Roman" w:cs="Times New Roman"/>
          <w:sz w:val="24"/>
          <w:szCs w:val="24"/>
        </w:rPr>
        <w:t xml:space="preserve">new member education </w:t>
      </w:r>
      <w:r w:rsidR="00830C4C" w:rsidRPr="00B27519">
        <w:rPr>
          <w:rFonts w:ascii="Times New Roman" w:eastAsia="Times New Roman" w:hAnsi="Times New Roman" w:cs="Times New Roman"/>
          <w:sz w:val="24"/>
          <w:szCs w:val="24"/>
        </w:rPr>
        <w:t xml:space="preserve">immediately </w:t>
      </w:r>
      <w:r w:rsidR="00DD5888" w:rsidRPr="00B27519">
        <w:rPr>
          <w:rFonts w:ascii="Times New Roman" w:eastAsia="Times New Roman" w:hAnsi="Times New Roman" w:cs="Times New Roman"/>
          <w:sz w:val="24"/>
          <w:szCs w:val="24"/>
        </w:rPr>
        <w:t xml:space="preserve">following the application process. </w:t>
      </w:r>
    </w:p>
    <w:p w14:paraId="0000005D" w14:textId="77777777" w:rsidR="00E77213" w:rsidRPr="00B27519" w:rsidRDefault="0045697C">
      <w:pPr>
        <w:numPr>
          <w:ilvl w:val="0"/>
          <w:numId w:val="11"/>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Be the FUSAB contact for other organizations on campus.</w:t>
      </w:r>
    </w:p>
    <w:p w14:paraId="0000005E" w14:textId="77777777" w:rsidR="00E77213" w:rsidRPr="00B27519" w:rsidRDefault="0045697C">
      <w:pPr>
        <w:numPr>
          <w:ilvl w:val="0"/>
          <w:numId w:val="11"/>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Work with committee chairs to ensure that co-sponsored events meet the needs of the co-sponsoring organization(s) and FUSAB.</w:t>
      </w:r>
    </w:p>
    <w:p w14:paraId="0000005F" w14:textId="2B7D95D0" w:rsidR="00E77213" w:rsidRPr="00B27519" w:rsidRDefault="0045697C">
      <w:pPr>
        <w:numPr>
          <w:ilvl w:val="0"/>
          <w:numId w:val="11"/>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Should initiate communication with the Vice President of Programming regarding co-sponsorships to coordinate the calendar with committee chairs.</w:t>
      </w:r>
    </w:p>
    <w:p w14:paraId="0BE91BFD" w14:textId="48CFB268" w:rsidR="00D440B3" w:rsidRPr="00B27519" w:rsidRDefault="00A916EA">
      <w:pPr>
        <w:numPr>
          <w:ilvl w:val="0"/>
          <w:numId w:val="11"/>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Communica</w:t>
      </w:r>
      <w:r w:rsidR="004A0ADA" w:rsidRPr="00B27519">
        <w:rPr>
          <w:rFonts w:ascii="Times New Roman" w:eastAsia="Times New Roman" w:hAnsi="Times New Roman" w:cs="Times New Roman"/>
          <w:sz w:val="24"/>
          <w:szCs w:val="24"/>
        </w:rPr>
        <w:t>te</w:t>
      </w:r>
      <w:r w:rsidRPr="00B27519">
        <w:rPr>
          <w:rFonts w:ascii="Times New Roman" w:eastAsia="Times New Roman" w:hAnsi="Times New Roman" w:cs="Times New Roman"/>
          <w:sz w:val="24"/>
          <w:szCs w:val="24"/>
        </w:rPr>
        <w:t xml:space="preserve"> with </w:t>
      </w:r>
      <w:r w:rsidR="004A0ADA" w:rsidRPr="00B27519">
        <w:rPr>
          <w:rFonts w:ascii="Times New Roman" w:eastAsia="Times New Roman" w:hAnsi="Times New Roman" w:cs="Times New Roman"/>
          <w:sz w:val="24"/>
          <w:szCs w:val="24"/>
        </w:rPr>
        <w:t xml:space="preserve">organizations in the Student </w:t>
      </w:r>
      <w:r w:rsidR="00CE1872" w:rsidRPr="00B27519">
        <w:rPr>
          <w:rFonts w:ascii="Times New Roman" w:eastAsia="Times New Roman" w:hAnsi="Times New Roman" w:cs="Times New Roman"/>
          <w:sz w:val="24"/>
          <w:szCs w:val="24"/>
        </w:rPr>
        <w:t xml:space="preserve">Diversity Council </w:t>
      </w:r>
      <w:r w:rsidR="00285B97" w:rsidRPr="00B27519">
        <w:rPr>
          <w:rFonts w:ascii="Times New Roman" w:eastAsia="Times New Roman" w:hAnsi="Times New Roman" w:cs="Times New Roman"/>
          <w:sz w:val="24"/>
          <w:szCs w:val="24"/>
        </w:rPr>
        <w:t xml:space="preserve">to </w:t>
      </w:r>
      <w:r w:rsidR="00DC3A14" w:rsidRPr="00B27519">
        <w:rPr>
          <w:rFonts w:ascii="Times New Roman" w:eastAsia="Times New Roman" w:hAnsi="Times New Roman" w:cs="Times New Roman"/>
          <w:sz w:val="24"/>
          <w:szCs w:val="24"/>
        </w:rPr>
        <w:t>ensure a</w:t>
      </w:r>
      <w:r w:rsidR="006B1358" w:rsidRPr="00B27519">
        <w:rPr>
          <w:rFonts w:ascii="Times New Roman" w:eastAsia="Times New Roman" w:hAnsi="Times New Roman" w:cs="Times New Roman"/>
          <w:sz w:val="24"/>
          <w:szCs w:val="24"/>
        </w:rPr>
        <w:t xml:space="preserve"> wide range of groups on </w:t>
      </w:r>
      <w:r w:rsidR="00DC3A14" w:rsidRPr="00B27519">
        <w:rPr>
          <w:rFonts w:ascii="Times New Roman" w:eastAsia="Times New Roman" w:hAnsi="Times New Roman" w:cs="Times New Roman"/>
          <w:sz w:val="24"/>
          <w:szCs w:val="24"/>
        </w:rPr>
        <w:t xml:space="preserve">campus </w:t>
      </w:r>
      <w:r w:rsidR="000F55ED" w:rsidRPr="00B27519">
        <w:rPr>
          <w:rFonts w:ascii="Times New Roman" w:eastAsia="Times New Roman" w:hAnsi="Times New Roman" w:cs="Times New Roman"/>
          <w:sz w:val="24"/>
          <w:szCs w:val="24"/>
        </w:rPr>
        <w:t>are</w:t>
      </w:r>
      <w:r w:rsidR="00DC3A14" w:rsidRPr="00B27519">
        <w:rPr>
          <w:rFonts w:ascii="Times New Roman" w:eastAsia="Times New Roman" w:hAnsi="Times New Roman" w:cs="Times New Roman"/>
          <w:sz w:val="24"/>
          <w:szCs w:val="24"/>
        </w:rPr>
        <w:t xml:space="preserve"> reached</w:t>
      </w:r>
      <w:r w:rsidR="00333717" w:rsidRPr="00B27519">
        <w:rPr>
          <w:rFonts w:ascii="Times New Roman" w:eastAsia="Times New Roman" w:hAnsi="Times New Roman" w:cs="Times New Roman"/>
          <w:sz w:val="24"/>
          <w:szCs w:val="24"/>
        </w:rPr>
        <w:t xml:space="preserve"> for co-sponsorship events</w:t>
      </w:r>
      <w:r w:rsidR="000F55ED" w:rsidRPr="00B27519">
        <w:rPr>
          <w:rFonts w:ascii="Times New Roman" w:eastAsia="Times New Roman" w:hAnsi="Times New Roman" w:cs="Times New Roman"/>
          <w:sz w:val="24"/>
          <w:szCs w:val="24"/>
        </w:rPr>
        <w:t>.</w:t>
      </w:r>
    </w:p>
    <w:p w14:paraId="6F328C48" w14:textId="77777777" w:rsidR="00B566A7" w:rsidRPr="00A916EA" w:rsidRDefault="00B566A7" w:rsidP="00B566A7">
      <w:pPr>
        <w:rPr>
          <w:rFonts w:ascii="Times New Roman" w:eastAsia="Times New Roman" w:hAnsi="Times New Roman" w:cs="Times New Roman"/>
          <w:sz w:val="24"/>
          <w:szCs w:val="24"/>
          <w:highlight w:val="yellow"/>
        </w:rPr>
      </w:pPr>
    </w:p>
    <w:p w14:paraId="00000060"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1" w14:textId="77777777" w:rsidR="00E77213" w:rsidRDefault="0045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VI.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Committees</w:t>
      </w:r>
    </w:p>
    <w:p w14:paraId="00000062" w14:textId="77777777" w:rsidR="00E77213" w:rsidRDefault="0045697C">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Committees will:</w:t>
      </w:r>
    </w:p>
    <w:p w14:paraId="00000063"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their events.</w:t>
      </w:r>
    </w:p>
    <w:p w14:paraId="00000065"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Hold weekly meetings in order to discuss and collaborate about ideas for events.</w:t>
      </w:r>
    </w:p>
    <w:p w14:paraId="00000066"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Designate specific tasks to each committee member.</w:t>
      </w:r>
    </w:p>
    <w:p w14:paraId="00000067"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Bring forth old and new business to the general board.</w:t>
      </w:r>
    </w:p>
    <w:p w14:paraId="00000068"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Give a brief report at all general board meetings.</w:t>
      </w:r>
    </w:p>
    <w:p w14:paraId="00000069"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Rotate on a yearly basis (end of Spring Semester).</w:t>
      </w:r>
    </w:p>
    <w:p w14:paraId="0000006A"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Spend within their designated budget.</w:t>
      </w:r>
    </w:p>
    <w:p w14:paraId="0000006C" w14:textId="2542E6E3" w:rsidR="00E77213" w:rsidRDefault="00BB0EF6">
      <w:pPr>
        <w:ind w:left="1440" w:hanging="360"/>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8</w:t>
      </w:r>
      <w:r w:rsidR="0045697C" w:rsidRPr="00BB0EF6">
        <w:rPr>
          <w:rFonts w:ascii="Times New Roman" w:eastAsia="Times New Roman" w:hAnsi="Times New Roman" w:cs="Times New Roman"/>
          <w:sz w:val="24"/>
          <w:szCs w:val="24"/>
        </w:rPr>
        <w:t xml:space="preserve">.  Collaborate with the </w:t>
      </w:r>
      <w:r w:rsidR="00E10CF3" w:rsidRPr="00BB0EF6">
        <w:rPr>
          <w:rFonts w:ascii="Times New Roman" w:eastAsia="Times New Roman" w:hAnsi="Times New Roman" w:cs="Times New Roman"/>
          <w:sz w:val="24"/>
          <w:szCs w:val="24"/>
        </w:rPr>
        <w:t>Social Media Coordinator</w:t>
      </w:r>
      <w:r w:rsidR="0045697C" w:rsidRPr="00BB0EF6">
        <w:rPr>
          <w:rFonts w:ascii="Times New Roman" w:eastAsia="Times New Roman" w:hAnsi="Times New Roman" w:cs="Times New Roman"/>
          <w:sz w:val="24"/>
          <w:szCs w:val="24"/>
        </w:rPr>
        <w:t xml:space="preserve"> to create desired publicity to be approved by the Vice President of Public Relations.</w:t>
      </w:r>
    </w:p>
    <w:p w14:paraId="0000006D" w14:textId="34F3FC3A" w:rsidR="00E77213" w:rsidRDefault="00BB0EF6">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45697C">
        <w:rPr>
          <w:rFonts w:ascii="Times New Roman" w:eastAsia="Times New Roman" w:hAnsi="Times New Roman" w:cs="Times New Roman"/>
          <w:sz w:val="24"/>
          <w:szCs w:val="24"/>
        </w:rPr>
        <w:t>.  Help other campus organizations reach their programming aspirations.</w:t>
      </w:r>
    </w:p>
    <w:p w14:paraId="1B7FFCC2" w14:textId="6E9451F3" w:rsidR="00C2384A" w:rsidRPr="00C2384A" w:rsidRDefault="0045697C" w:rsidP="00C2384A">
      <w:pPr>
        <w:ind w:left="1440" w:hanging="360"/>
        <w:rPr>
          <w:ins w:id="1" w:author="Sam Gary-Student" w:date="2019-10-19T09:51:00Z"/>
          <w:rFonts w:ascii="Times New Roman" w:eastAsia="Times New Roman" w:hAnsi="Times New Roman" w:cs="Times New Roman"/>
          <w:sz w:val="24"/>
          <w:szCs w:val="24"/>
        </w:rPr>
      </w:pPr>
      <w:r w:rsidRPr="00C2384A">
        <w:rPr>
          <w:rFonts w:ascii="Times New Roman" w:eastAsia="Times New Roman" w:hAnsi="Times New Roman" w:cs="Times New Roman"/>
          <w:sz w:val="24"/>
          <w:szCs w:val="24"/>
        </w:rPr>
        <w:t>1</w:t>
      </w:r>
      <w:r w:rsidR="00BB0EF6">
        <w:rPr>
          <w:rFonts w:ascii="Times New Roman" w:eastAsia="Times New Roman" w:hAnsi="Times New Roman" w:cs="Times New Roman"/>
          <w:sz w:val="24"/>
          <w:szCs w:val="24"/>
        </w:rPr>
        <w:t>0</w:t>
      </w:r>
      <w:r w:rsidRPr="00FF56FE">
        <w:rPr>
          <w:rFonts w:ascii="Times New Roman" w:eastAsia="Times New Roman" w:hAnsi="Times New Roman" w:cs="Times New Roman"/>
          <w:sz w:val="24"/>
          <w:szCs w:val="24"/>
        </w:rPr>
        <w:t>.  Co-sponsor with other organizations on campus.</w:t>
      </w:r>
    </w:p>
    <w:p w14:paraId="0000006F" w14:textId="2E446F7B" w:rsidR="00E77213" w:rsidRDefault="00C2384A" w:rsidP="00B86BC4">
      <w:pPr>
        <w:ind w:left="1440" w:hanging="360"/>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1</w:t>
      </w:r>
      <w:r w:rsidR="00BB0EF6" w:rsidRPr="00BB0EF6">
        <w:rPr>
          <w:rFonts w:ascii="Times New Roman" w:eastAsia="Times New Roman" w:hAnsi="Times New Roman" w:cs="Times New Roman"/>
          <w:sz w:val="24"/>
          <w:szCs w:val="24"/>
        </w:rPr>
        <w:t>1</w:t>
      </w:r>
      <w:r w:rsidRPr="00BB0EF6">
        <w:rPr>
          <w:rFonts w:ascii="Times New Roman" w:eastAsia="Times New Roman" w:hAnsi="Times New Roman" w:cs="Times New Roman"/>
          <w:sz w:val="24"/>
          <w:szCs w:val="24"/>
        </w:rPr>
        <w:t xml:space="preserve">.  Not co-sponsor events with </w:t>
      </w:r>
      <w:r w:rsidR="007C2C05" w:rsidRPr="000F55ED">
        <w:rPr>
          <w:rFonts w:ascii="Times New Roman" w:eastAsia="Times New Roman" w:hAnsi="Times New Roman" w:cs="Times New Roman"/>
          <w:sz w:val="24"/>
          <w:szCs w:val="24"/>
        </w:rPr>
        <w:t>specific</w:t>
      </w:r>
      <w:r w:rsidR="00852845">
        <w:rPr>
          <w:rFonts w:ascii="Times New Roman" w:eastAsia="Times New Roman" w:hAnsi="Times New Roman" w:cs="Times New Roman"/>
          <w:sz w:val="24"/>
          <w:szCs w:val="24"/>
        </w:rPr>
        <w:t xml:space="preserve"> </w:t>
      </w:r>
      <w:r w:rsidRPr="00BB0EF6">
        <w:rPr>
          <w:rFonts w:ascii="Times New Roman" w:eastAsia="Times New Roman" w:hAnsi="Times New Roman" w:cs="Times New Roman"/>
          <w:sz w:val="24"/>
          <w:szCs w:val="24"/>
        </w:rPr>
        <w:t>religious, political, or Greek organizations.</w:t>
      </w:r>
    </w:p>
    <w:p w14:paraId="018489E7" w14:textId="77777777" w:rsidR="0013167D" w:rsidRDefault="0013167D">
      <w:pPr>
        <w:rPr>
          <w:rFonts w:ascii="Times New Roman" w:eastAsia="Times New Roman" w:hAnsi="Times New Roman" w:cs="Times New Roman"/>
          <w:sz w:val="24"/>
          <w:szCs w:val="24"/>
        </w:rPr>
      </w:pPr>
    </w:p>
    <w:p w14:paraId="425BD44E" w14:textId="77777777" w:rsidR="0013167D" w:rsidRDefault="0013167D">
      <w:pPr>
        <w:rPr>
          <w:rFonts w:ascii="Times New Roman" w:eastAsia="Times New Roman" w:hAnsi="Times New Roman" w:cs="Times New Roman"/>
          <w:sz w:val="24"/>
          <w:szCs w:val="24"/>
        </w:rPr>
      </w:pPr>
    </w:p>
    <w:p w14:paraId="00000071"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Committee Chairs will:</w:t>
      </w:r>
    </w:p>
    <w:p w14:paraId="00000072" w14:textId="77777777"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time and place of weekly meetings.</w:t>
      </w:r>
    </w:p>
    <w:p w14:paraId="00000073" w14:textId="2B74EE48"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Vice President of Administration and the Vice President of Programming of any committee member failing to fulfill his/her committee duties.</w:t>
      </w:r>
    </w:p>
    <w:p w14:paraId="3FE615BA" w14:textId="7C6921C2" w:rsidR="0045697C"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Report an attendance record to the Vice President of Administration within 24 hours of the adjournment of their weekly meeting.</w:t>
      </w:r>
    </w:p>
    <w:p w14:paraId="00000075" w14:textId="77777777"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that the various responsibilities of the committee are properly distributed among its members.</w:t>
      </w:r>
    </w:p>
    <w:p w14:paraId="00000076" w14:textId="77777777" w:rsidR="00E77213" w:rsidRPr="00B27519"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Hold </w:t>
      </w:r>
      <w:r w:rsidRPr="00B27519">
        <w:rPr>
          <w:rFonts w:ascii="Times New Roman" w:eastAsia="Times New Roman" w:hAnsi="Times New Roman" w:cs="Times New Roman"/>
          <w:sz w:val="24"/>
          <w:szCs w:val="24"/>
        </w:rPr>
        <w:t>committee members responsible for completing all assigned tasks.</w:t>
      </w:r>
    </w:p>
    <w:p w14:paraId="00000077" w14:textId="70C75F07" w:rsidR="00E77213" w:rsidRPr="00B27519" w:rsidRDefault="0045697C">
      <w:pPr>
        <w:numPr>
          <w:ilvl w:val="0"/>
          <w:numId w:val="32"/>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Inform the </w:t>
      </w:r>
      <w:r w:rsidR="007C4532" w:rsidRPr="00B27519">
        <w:rPr>
          <w:rFonts w:ascii="Times New Roman" w:eastAsia="Times New Roman" w:hAnsi="Times New Roman" w:cs="Times New Roman"/>
          <w:sz w:val="24"/>
          <w:szCs w:val="24"/>
        </w:rPr>
        <w:t xml:space="preserve">Executive Board </w:t>
      </w:r>
      <w:r w:rsidRPr="00B27519">
        <w:rPr>
          <w:rFonts w:ascii="Times New Roman" w:eastAsia="Times New Roman" w:hAnsi="Times New Roman" w:cs="Times New Roman"/>
          <w:sz w:val="24"/>
          <w:szCs w:val="24"/>
        </w:rPr>
        <w:t>of any proposals for general board meeting.</w:t>
      </w:r>
    </w:p>
    <w:p w14:paraId="00000078" w14:textId="77777777" w:rsidR="00E77213" w:rsidRPr="00B27519" w:rsidRDefault="0045697C">
      <w:pPr>
        <w:numPr>
          <w:ilvl w:val="0"/>
          <w:numId w:val="32"/>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Inform the Vice President of Programming of committee activities.</w:t>
      </w:r>
    </w:p>
    <w:p w14:paraId="00000079" w14:textId="2020C5A5" w:rsidR="00E77213" w:rsidRPr="00B27519" w:rsidRDefault="0045697C">
      <w:pPr>
        <w:numPr>
          <w:ilvl w:val="0"/>
          <w:numId w:val="32"/>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Determine the appropriate number of committee members needed both Semesters.</w:t>
      </w:r>
    </w:p>
    <w:p w14:paraId="244B12E0" w14:textId="35BA7AC5" w:rsidR="00C2384A" w:rsidRPr="00B27519" w:rsidRDefault="00C2384A">
      <w:pPr>
        <w:numPr>
          <w:ilvl w:val="0"/>
          <w:numId w:val="32"/>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Organize a marketing system for their </w:t>
      </w:r>
      <w:proofErr w:type="gramStart"/>
      <w:r w:rsidRPr="00B27519">
        <w:rPr>
          <w:rFonts w:ascii="Times New Roman" w:eastAsia="Times New Roman" w:hAnsi="Times New Roman" w:cs="Times New Roman"/>
          <w:sz w:val="24"/>
          <w:szCs w:val="24"/>
        </w:rPr>
        <w:t>Committee’s</w:t>
      </w:r>
      <w:proofErr w:type="gramEnd"/>
      <w:r w:rsidRPr="00B27519">
        <w:rPr>
          <w:rFonts w:ascii="Times New Roman" w:eastAsia="Times New Roman" w:hAnsi="Times New Roman" w:cs="Times New Roman"/>
          <w:sz w:val="24"/>
          <w:szCs w:val="24"/>
        </w:rPr>
        <w:t xml:space="preserve"> events</w:t>
      </w:r>
    </w:p>
    <w:p w14:paraId="0000007A" w14:textId="599CE7AA" w:rsidR="00E77213" w:rsidRPr="00B27519" w:rsidRDefault="0045697C">
      <w:pPr>
        <w:numPr>
          <w:ilvl w:val="0"/>
          <w:numId w:val="32"/>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Fulfill requirements approved by the board.</w:t>
      </w:r>
    </w:p>
    <w:p w14:paraId="0000007B" w14:textId="640FE615" w:rsidR="00E77213" w:rsidRDefault="00E77213">
      <w:pPr>
        <w:rPr>
          <w:rFonts w:ascii="Times New Roman" w:eastAsia="Times New Roman" w:hAnsi="Times New Roman" w:cs="Times New Roman"/>
          <w:sz w:val="24"/>
          <w:szCs w:val="24"/>
        </w:rPr>
      </w:pPr>
    </w:p>
    <w:p w14:paraId="0000007C"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Members will:</w:t>
      </w:r>
    </w:p>
    <w:p w14:paraId="0000007D" w14:textId="77777777" w:rsidR="00E77213" w:rsidRDefault="0045697C">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Attend weekly committee and general board meetings.</w:t>
      </w:r>
    </w:p>
    <w:p w14:paraId="0000007E" w14:textId="77777777" w:rsidR="00E77213" w:rsidRDefault="0045697C">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Fulfill requirements mandated by the Officers and approved by the board.</w:t>
      </w:r>
    </w:p>
    <w:p w14:paraId="0000007F" w14:textId="20DE44FC" w:rsidR="00E77213" w:rsidRPr="006E1F5B" w:rsidRDefault="0045697C">
      <w:pPr>
        <w:numPr>
          <w:ilvl w:val="0"/>
          <w:numId w:val="15"/>
        </w:numPr>
        <w:rPr>
          <w:rFonts w:ascii="Times New Roman" w:eastAsia="Times New Roman" w:hAnsi="Times New Roman" w:cs="Times New Roman"/>
          <w:sz w:val="24"/>
          <w:szCs w:val="24"/>
        </w:rPr>
      </w:pPr>
      <w:proofErr w:type="gramStart"/>
      <w:r w:rsidRPr="006E1F5B">
        <w:rPr>
          <w:rFonts w:ascii="Times New Roman" w:eastAsia="Times New Roman" w:hAnsi="Times New Roman" w:cs="Times New Roman"/>
          <w:sz w:val="24"/>
          <w:szCs w:val="24"/>
        </w:rPr>
        <w:t>In the event that</w:t>
      </w:r>
      <w:proofErr w:type="gramEnd"/>
      <w:r w:rsidRPr="006E1F5B">
        <w:rPr>
          <w:rFonts w:ascii="Times New Roman" w:eastAsia="Times New Roman" w:hAnsi="Times New Roman" w:cs="Times New Roman"/>
          <w:sz w:val="24"/>
          <w:szCs w:val="24"/>
        </w:rPr>
        <w:t xml:space="preserve"> a member could benefit from a leave of absence from the board, the member can approach the </w:t>
      </w:r>
      <w:r w:rsidR="0045423D" w:rsidRPr="006E1F5B">
        <w:rPr>
          <w:rFonts w:ascii="Times New Roman" w:eastAsia="Times New Roman" w:hAnsi="Times New Roman" w:cs="Times New Roman"/>
          <w:sz w:val="24"/>
          <w:szCs w:val="24"/>
        </w:rPr>
        <w:t>Executive</w:t>
      </w:r>
      <w:r w:rsidRPr="006E1F5B">
        <w:rPr>
          <w:rFonts w:ascii="Times New Roman" w:eastAsia="Times New Roman" w:hAnsi="Times New Roman" w:cs="Times New Roman"/>
          <w:sz w:val="24"/>
          <w:szCs w:val="24"/>
        </w:rPr>
        <w:t xml:space="preserve"> </w:t>
      </w:r>
      <w:r w:rsidR="007C4532">
        <w:rPr>
          <w:rFonts w:ascii="Times New Roman" w:eastAsia="Times New Roman" w:hAnsi="Times New Roman" w:cs="Times New Roman"/>
          <w:sz w:val="24"/>
          <w:szCs w:val="24"/>
        </w:rPr>
        <w:t>B</w:t>
      </w:r>
      <w:r w:rsidRPr="006E1F5B">
        <w:rPr>
          <w:rFonts w:ascii="Times New Roman" w:eastAsia="Times New Roman" w:hAnsi="Times New Roman" w:cs="Times New Roman"/>
          <w:sz w:val="24"/>
          <w:szCs w:val="24"/>
        </w:rPr>
        <w:t>oard and request a temporary break (of a specified length) from all FUSAB responsibilities.  The Executive Board will determine the validity of the request and will decide whether to grant the leave of absence,</w:t>
      </w:r>
      <w:r w:rsidRPr="006E1F5B">
        <w:rPr>
          <w:rFonts w:ascii="Times New Roman" w:eastAsia="Times New Roman" w:hAnsi="Times New Roman" w:cs="Times New Roman"/>
          <w:color w:val="FF0000"/>
          <w:sz w:val="24"/>
          <w:szCs w:val="24"/>
        </w:rPr>
        <w:t xml:space="preserve"> </w:t>
      </w:r>
      <w:r w:rsidRPr="006E1F5B">
        <w:rPr>
          <w:rFonts w:ascii="Times New Roman" w:eastAsia="Times New Roman" w:hAnsi="Times New Roman" w:cs="Times New Roman"/>
          <w:sz w:val="24"/>
          <w:szCs w:val="24"/>
        </w:rPr>
        <w:t>should an additional opinion be needed, an advisor will be consulted.</w:t>
      </w:r>
    </w:p>
    <w:p w14:paraId="00000080" w14:textId="77777777" w:rsidR="00E77213" w:rsidRDefault="00E77213">
      <w:pPr>
        <w:rPr>
          <w:rFonts w:ascii="Times New Roman" w:eastAsia="Times New Roman" w:hAnsi="Times New Roman" w:cs="Times New Roman"/>
          <w:sz w:val="24"/>
          <w:szCs w:val="24"/>
        </w:rPr>
      </w:pPr>
    </w:p>
    <w:p w14:paraId="00000081"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 Committee Descriptions:</w:t>
      </w:r>
    </w:p>
    <w:p w14:paraId="00000082"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3"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Concert Committee</w:t>
      </w:r>
      <w:r>
        <w:rPr>
          <w:rFonts w:ascii="Times New Roman" w:eastAsia="Times New Roman" w:hAnsi="Times New Roman" w:cs="Times New Roman"/>
          <w:sz w:val="24"/>
          <w:szCs w:val="24"/>
        </w:rPr>
        <w:t xml:space="preserve"> will:</w:t>
      </w:r>
    </w:p>
    <w:p w14:paraId="00000084" w14:textId="77777777" w:rsidR="00E77213" w:rsidRDefault="0045697C">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at least one large scale concert per year.</w:t>
      </w:r>
    </w:p>
    <w:p w14:paraId="00000085" w14:textId="77777777" w:rsidR="00E77213" w:rsidRDefault="0045697C">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movies, multimedia events, and other performance related acts.</w:t>
      </w:r>
    </w:p>
    <w:p w14:paraId="00000086"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7"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Off Campus Events</w:t>
      </w:r>
      <w:r>
        <w:rPr>
          <w:rFonts w:ascii="Times New Roman" w:eastAsia="Times New Roman" w:hAnsi="Times New Roman" w:cs="Times New Roman"/>
          <w:sz w:val="24"/>
          <w:szCs w:val="24"/>
        </w:rPr>
        <w:t xml:space="preserve"> will:</w:t>
      </w:r>
    </w:p>
    <w:p w14:paraId="00000088" w14:textId="77777777" w:rsidR="00E77213" w:rsidRDefault="0045697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off-campus events for students at discounted prices.</w:t>
      </w:r>
    </w:p>
    <w:p w14:paraId="00000089" w14:textId="77777777" w:rsidR="00E77213" w:rsidRDefault="0045697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tickets for students for activities including, but not limited to the following: concerts, musicals, plays, sports events, etc.</w:t>
      </w:r>
    </w:p>
    <w:p w14:paraId="0000008A" w14:textId="2AF085D0" w:rsidR="00E77213" w:rsidRPr="006E1F5B" w:rsidRDefault="0045697C">
      <w:pPr>
        <w:numPr>
          <w:ilvl w:val="0"/>
          <w:numId w:val="3"/>
        </w:numPr>
        <w:rPr>
          <w:rFonts w:ascii="Times New Roman" w:eastAsia="Times New Roman" w:hAnsi="Times New Roman" w:cs="Times New Roman"/>
          <w:sz w:val="24"/>
          <w:szCs w:val="24"/>
        </w:rPr>
      </w:pPr>
      <w:r w:rsidRPr="006E1F5B">
        <w:rPr>
          <w:rFonts w:ascii="Times New Roman" w:eastAsia="Times New Roman" w:hAnsi="Times New Roman" w:cs="Times New Roman"/>
          <w:sz w:val="24"/>
          <w:szCs w:val="24"/>
        </w:rPr>
        <w:t xml:space="preserve">Rollover </w:t>
      </w:r>
      <w:proofErr w:type="gramStart"/>
      <w:r w:rsidRPr="006E1F5B">
        <w:rPr>
          <w:rFonts w:ascii="Times New Roman" w:eastAsia="Times New Roman" w:hAnsi="Times New Roman" w:cs="Times New Roman"/>
          <w:sz w:val="24"/>
          <w:szCs w:val="24"/>
        </w:rPr>
        <w:t>all of</w:t>
      </w:r>
      <w:proofErr w:type="gramEnd"/>
      <w:r w:rsidRPr="006E1F5B">
        <w:rPr>
          <w:rFonts w:ascii="Times New Roman" w:eastAsia="Times New Roman" w:hAnsi="Times New Roman" w:cs="Times New Roman"/>
          <w:sz w:val="24"/>
          <w:szCs w:val="24"/>
        </w:rPr>
        <w:t xml:space="preserve"> the revenue generated through ticket sales to the next semester’s</w:t>
      </w:r>
      <w:r w:rsidRPr="006E1F5B">
        <w:rPr>
          <w:rFonts w:ascii="Times New Roman" w:eastAsia="Times New Roman" w:hAnsi="Times New Roman" w:cs="Times New Roman"/>
          <w:b/>
          <w:sz w:val="24"/>
          <w:szCs w:val="24"/>
        </w:rPr>
        <w:t xml:space="preserve"> </w:t>
      </w:r>
      <w:r w:rsidRPr="006E1F5B">
        <w:rPr>
          <w:rFonts w:ascii="Times New Roman" w:eastAsia="Times New Roman" w:hAnsi="Times New Roman" w:cs="Times New Roman"/>
          <w:sz w:val="24"/>
          <w:szCs w:val="24"/>
        </w:rPr>
        <w:t>budget, unless needed in the current semester.</w:t>
      </w:r>
    </w:p>
    <w:p w14:paraId="0000008B"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C"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Special Events</w:t>
      </w:r>
      <w:r>
        <w:rPr>
          <w:rFonts w:ascii="Times New Roman" w:eastAsia="Times New Roman" w:hAnsi="Times New Roman" w:cs="Times New Roman"/>
          <w:sz w:val="24"/>
          <w:szCs w:val="24"/>
        </w:rPr>
        <w:t xml:space="preserve"> will:</w:t>
      </w:r>
    </w:p>
    <w:p w14:paraId="0000008D" w14:textId="77777777" w:rsidR="00E77213" w:rsidRDefault="0045697C">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events on campus that directly engage students including, but not limited to, the following: comedians, speakers, dances, cultural events, etc.</w:t>
      </w:r>
    </w:p>
    <w:p w14:paraId="0000008E" w14:textId="77777777" w:rsidR="00E77213" w:rsidRDefault="0045697C">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special, unique events.</w:t>
      </w:r>
    </w:p>
    <w:p w14:paraId="0000008F"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0"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sz w:val="24"/>
          <w:szCs w:val="24"/>
        </w:rPr>
        <w:t>Annual Events</w:t>
      </w:r>
      <w:r>
        <w:rPr>
          <w:rFonts w:ascii="Times New Roman" w:eastAsia="Times New Roman" w:hAnsi="Times New Roman" w:cs="Times New Roman"/>
          <w:sz w:val="24"/>
          <w:szCs w:val="24"/>
        </w:rPr>
        <w:t xml:space="preserve"> will:</w:t>
      </w:r>
    </w:p>
    <w:p w14:paraId="00000091" w14:textId="77777777" w:rsidR="00E77213" w:rsidRDefault="0045697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activities throughout the week and weekend of homecoming relating to the week’s theme.</w:t>
      </w:r>
    </w:p>
    <w:p w14:paraId="00000092" w14:textId="77777777" w:rsidR="00E77213" w:rsidRDefault="0045697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Meet with other organizations participating in the planning of homecoming to collaborate about the week’s events.</w:t>
      </w:r>
    </w:p>
    <w:p w14:paraId="00000093" w14:textId="0B591DB1" w:rsidR="00E77213" w:rsidRDefault="0045697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other on campus events that are part of the traditions of Furman, including LDOC and Winter Wonderland</w:t>
      </w:r>
      <w:r w:rsidR="00B86BC4">
        <w:rPr>
          <w:rFonts w:ascii="Times New Roman" w:eastAsia="Times New Roman" w:hAnsi="Times New Roman" w:cs="Times New Roman"/>
          <w:sz w:val="24"/>
          <w:szCs w:val="24"/>
        </w:rPr>
        <w:t>.</w:t>
      </w:r>
    </w:p>
    <w:p w14:paraId="0000009D" w14:textId="52C5CF2E"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E" w14:textId="77777777" w:rsidR="00E77213" w:rsidRDefault="0045697C">
      <w:pPr>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Meeting Structure</w:t>
      </w:r>
    </w:p>
    <w:p w14:paraId="0000009F"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The Executive Meeting:</w:t>
      </w:r>
    </w:p>
    <w:p w14:paraId="000000A0"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Will include the six Officers.</w:t>
      </w:r>
    </w:p>
    <w:p w14:paraId="000000A1"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preside at the meeting.</w:t>
      </w:r>
    </w:p>
    <w:p w14:paraId="000000A2"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call the meeting to order.</w:t>
      </w:r>
    </w:p>
    <w:p w14:paraId="000000A3"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give each Officer the opportunity to report on the business of their position.</w:t>
      </w:r>
    </w:p>
    <w:p w14:paraId="000000A4"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give a report when deemed necessary while maintaining impartiality.</w:t>
      </w:r>
    </w:p>
    <w:p w14:paraId="000000A5"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The Committee Chair Meeting</w:t>
      </w:r>
    </w:p>
    <w:p w14:paraId="000000A6"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Will include the six officers and all five standing committee chairs, any ad hoc committee chairs, and the Social Media Coordinator.</w:t>
      </w:r>
    </w:p>
    <w:p w14:paraId="000000A7"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programming will preside at the meeting.</w:t>
      </w:r>
    </w:p>
    <w:p w14:paraId="000000A8"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vice president of programming will call the meeting to order.</w:t>
      </w:r>
    </w:p>
    <w:p w14:paraId="000000A9" w14:textId="77777777" w:rsidR="00E77213" w:rsidRPr="00B27519"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vice president of programming will give each Committee Chair the opportunity to report </w:t>
      </w:r>
      <w:r w:rsidRPr="00B27519">
        <w:rPr>
          <w:rFonts w:ascii="Times New Roman" w:eastAsia="Times New Roman" w:hAnsi="Times New Roman" w:cs="Times New Roman"/>
          <w:sz w:val="24"/>
          <w:szCs w:val="24"/>
        </w:rPr>
        <w:t>on the business of the committee.</w:t>
      </w:r>
    </w:p>
    <w:p w14:paraId="000000AA" w14:textId="277C17B4" w:rsidR="00E77213" w:rsidRPr="00B27519" w:rsidRDefault="0045697C">
      <w:pPr>
        <w:numPr>
          <w:ilvl w:val="0"/>
          <w:numId w:val="12"/>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The Committee Chair will notify the</w:t>
      </w:r>
      <w:r w:rsidR="007C4532" w:rsidRPr="00B27519">
        <w:rPr>
          <w:rFonts w:ascii="Times New Roman" w:eastAsia="Times New Roman" w:hAnsi="Times New Roman" w:cs="Times New Roman"/>
          <w:sz w:val="24"/>
          <w:szCs w:val="24"/>
        </w:rPr>
        <w:t xml:space="preserve"> Executive Board </w:t>
      </w:r>
      <w:r w:rsidRPr="00B27519">
        <w:rPr>
          <w:rFonts w:ascii="Times New Roman" w:eastAsia="Times New Roman" w:hAnsi="Times New Roman" w:cs="Times New Roman"/>
          <w:sz w:val="24"/>
          <w:szCs w:val="24"/>
        </w:rPr>
        <w:t>of event proposals for new business.</w:t>
      </w:r>
    </w:p>
    <w:p w14:paraId="000000AB" w14:textId="77777777" w:rsidR="00E77213" w:rsidRPr="00B27519" w:rsidRDefault="0045697C">
      <w:pPr>
        <w:numPr>
          <w:ilvl w:val="0"/>
          <w:numId w:val="12"/>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The parliamentarian will record the agenda for the general board meeting.</w:t>
      </w:r>
    </w:p>
    <w:p w14:paraId="000000AC" w14:textId="77777777" w:rsidR="00E77213" w:rsidRPr="00B27519" w:rsidRDefault="0045697C">
      <w:pPr>
        <w:ind w:firstLine="720"/>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C. General Board Meetings:</w:t>
      </w:r>
    </w:p>
    <w:p w14:paraId="000000AD" w14:textId="77777777" w:rsidR="00E77213" w:rsidRPr="00B27519" w:rsidRDefault="0045697C">
      <w:pPr>
        <w:numPr>
          <w:ilvl w:val="0"/>
          <w:numId w:val="26"/>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The president will preside at the meeting.</w:t>
      </w:r>
    </w:p>
    <w:p w14:paraId="000000AE" w14:textId="77777777" w:rsidR="00E77213" w:rsidRPr="00B27519" w:rsidRDefault="0045697C">
      <w:pPr>
        <w:numPr>
          <w:ilvl w:val="0"/>
          <w:numId w:val="26"/>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The president will call the meeting to order.</w:t>
      </w:r>
    </w:p>
    <w:p w14:paraId="000000AF" w14:textId="77777777" w:rsidR="00E77213" w:rsidRPr="00B27519" w:rsidRDefault="0045697C">
      <w:pPr>
        <w:numPr>
          <w:ilvl w:val="0"/>
          <w:numId w:val="26"/>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The committees will be given the opportunity to inform the general board of potential events and to seek alternative ideas from the entire board.</w:t>
      </w:r>
    </w:p>
    <w:p w14:paraId="000000B0" w14:textId="77777777" w:rsidR="00E77213" w:rsidRPr="00B27519" w:rsidRDefault="0045697C">
      <w:pPr>
        <w:numPr>
          <w:ilvl w:val="0"/>
          <w:numId w:val="26"/>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The committees will introduce new business.</w:t>
      </w:r>
    </w:p>
    <w:p w14:paraId="000000B1" w14:textId="77777777" w:rsidR="00E77213" w:rsidRPr="00B27519" w:rsidRDefault="0045697C">
      <w:pPr>
        <w:numPr>
          <w:ilvl w:val="0"/>
          <w:numId w:val="26"/>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The general board will discuss and vote on old business.</w:t>
      </w:r>
    </w:p>
    <w:p w14:paraId="000000B2" w14:textId="77777777" w:rsidR="00E77213" w:rsidRPr="00B27519" w:rsidRDefault="0045697C">
      <w:pPr>
        <w:numPr>
          <w:ilvl w:val="0"/>
          <w:numId w:val="26"/>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The board will be given the opportunity to make general announcements.</w:t>
      </w:r>
    </w:p>
    <w:p w14:paraId="000000B3" w14:textId="77777777" w:rsidR="00E77213" w:rsidRPr="00B27519" w:rsidRDefault="0045697C">
      <w:pPr>
        <w:numPr>
          <w:ilvl w:val="0"/>
          <w:numId w:val="26"/>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The Vice President of Administration will assign members office hours.</w:t>
      </w:r>
    </w:p>
    <w:p w14:paraId="000000B4" w14:textId="15A45A50" w:rsidR="00E77213" w:rsidRDefault="007C4532">
      <w:pPr>
        <w:numPr>
          <w:ilvl w:val="0"/>
          <w:numId w:val="26"/>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Executive Board </w:t>
      </w:r>
      <w:r w:rsidR="0045697C" w:rsidRPr="00B27519">
        <w:rPr>
          <w:rFonts w:ascii="Times New Roman" w:eastAsia="Times New Roman" w:hAnsi="Times New Roman" w:cs="Times New Roman"/>
          <w:sz w:val="24"/>
          <w:szCs w:val="24"/>
        </w:rPr>
        <w:t>members will</w:t>
      </w:r>
      <w:r w:rsidR="0045697C">
        <w:rPr>
          <w:rFonts w:ascii="Times New Roman" w:eastAsia="Times New Roman" w:hAnsi="Times New Roman" w:cs="Times New Roman"/>
          <w:sz w:val="24"/>
          <w:szCs w:val="24"/>
        </w:rPr>
        <w:t xml:space="preserve"> give a report to the board on any matters deemed necessary.</w:t>
      </w:r>
    </w:p>
    <w:p w14:paraId="000000B5"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adjourn the meeting.</w:t>
      </w:r>
    </w:p>
    <w:p w14:paraId="000000B6" w14:textId="77777777" w:rsidR="00E77213" w:rsidRDefault="00E77213">
      <w:pPr>
        <w:rPr>
          <w:rFonts w:ascii="Times New Roman" w:eastAsia="Times New Roman" w:hAnsi="Times New Roman" w:cs="Times New Roman"/>
          <w:sz w:val="24"/>
          <w:szCs w:val="24"/>
        </w:rPr>
      </w:pPr>
    </w:p>
    <w:p w14:paraId="6FEBA7DE" w14:textId="77777777" w:rsidR="00414DFA" w:rsidRDefault="0045697C" w:rsidP="00414DF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Election of Officers</w:t>
      </w:r>
    </w:p>
    <w:p w14:paraId="6347147A" w14:textId="77777777" w:rsidR="001010BB" w:rsidRPr="001010BB" w:rsidRDefault="0045697C" w:rsidP="001010BB">
      <w:pPr>
        <w:pStyle w:val="ListParagraph"/>
        <w:numPr>
          <w:ilvl w:val="0"/>
          <w:numId w:val="51"/>
        </w:numPr>
        <w:rPr>
          <w:rFonts w:ascii="Times New Roman" w:eastAsia="Times New Roman" w:hAnsi="Times New Roman" w:cs="Times New Roman"/>
          <w:b/>
          <w:sz w:val="24"/>
          <w:szCs w:val="24"/>
        </w:rPr>
      </w:pPr>
      <w:r w:rsidRPr="001010BB">
        <w:rPr>
          <w:rFonts w:ascii="Times New Roman" w:eastAsia="Times New Roman" w:hAnsi="Times New Roman" w:cs="Times New Roman"/>
          <w:sz w:val="24"/>
          <w:szCs w:val="24"/>
        </w:rPr>
        <w:t>Nominations will be taken two weeks prior to the election and can be accepted until the night of the election. A member can accept the nomination for only one office.  Any member who has been defeated can accept a nomination for a lower office before speeches begin for that office.</w:t>
      </w:r>
    </w:p>
    <w:p w14:paraId="67D36C3A" w14:textId="77777777" w:rsidR="001010BB" w:rsidRPr="001010BB" w:rsidRDefault="0045697C" w:rsidP="001010BB">
      <w:pPr>
        <w:pStyle w:val="ListParagraph"/>
        <w:numPr>
          <w:ilvl w:val="0"/>
          <w:numId w:val="51"/>
        </w:numPr>
        <w:rPr>
          <w:rFonts w:ascii="Times New Roman" w:eastAsia="Times New Roman" w:hAnsi="Times New Roman" w:cs="Times New Roman"/>
          <w:b/>
          <w:sz w:val="24"/>
          <w:szCs w:val="24"/>
        </w:rPr>
      </w:pPr>
      <w:r w:rsidRPr="001010BB">
        <w:rPr>
          <w:rFonts w:ascii="Times New Roman" w:eastAsia="Times New Roman" w:hAnsi="Times New Roman" w:cs="Times New Roman"/>
          <w:sz w:val="24"/>
          <w:szCs w:val="24"/>
        </w:rPr>
        <w:t>The president, vice president of administration, vice president of programming, vice president of public relations and the vice president of finance must have served at least two full academic semesters</w:t>
      </w:r>
      <w:r w:rsidRPr="001010BB">
        <w:rPr>
          <w:rFonts w:ascii="Times New Roman" w:eastAsia="Times New Roman" w:hAnsi="Times New Roman" w:cs="Times New Roman"/>
          <w:b/>
          <w:sz w:val="24"/>
          <w:szCs w:val="24"/>
        </w:rPr>
        <w:t xml:space="preserve"> </w:t>
      </w:r>
      <w:r w:rsidRPr="001010BB">
        <w:rPr>
          <w:rFonts w:ascii="Times New Roman" w:eastAsia="Times New Roman" w:hAnsi="Times New Roman" w:cs="Times New Roman"/>
          <w:sz w:val="24"/>
          <w:szCs w:val="24"/>
        </w:rPr>
        <w:t>before being eligible for election.</w:t>
      </w:r>
    </w:p>
    <w:p w14:paraId="2B1E7047" w14:textId="77777777" w:rsidR="001010BB" w:rsidRPr="001010BB" w:rsidRDefault="0045697C" w:rsidP="001010BB">
      <w:pPr>
        <w:pStyle w:val="ListParagraph"/>
        <w:numPr>
          <w:ilvl w:val="0"/>
          <w:numId w:val="51"/>
        </w:numPr>
        <w:rPr>
          <w:rFonts w:ascii="Times New Roman" w:eastAsia="Times New Roman" w:hAnsi="Times New Roman" w:cs="Times New Roman"/>
          <w:b/>
          <w:sz w:val="24"/>
          <w:szCs w:val="24"/>
        </w:rPr>
      </w:pPr>
      <w:r w:rsidRPr="001010BB">
        <w:rPr>
          <w:rFonts w:ascii="Times New Roman" w:eastAsia="Times New Roman" w:hAnsi="Times New Roman" w:cs="Times New Roman"/>
          <w:sz w:val="24"/>
          <w:szCs w:val="24"/>
        </w:rPr>
        <w:t>Individuals planning to go on foreign study during the upcoming term, for any length of time, will be ineligible for an officer position.</w:t>
      </w:r>
    </w:p>
    <w:p w14:paraId="5C6F39F9" w14:textId="77777777" w:rsidR="001010BB" w:rsidRPr="001010BB" w:rsidRDefault="0045697C" w:rsidP="001010BB">
      <w:pPr>
        <w:pStyle w:val="ListParagraph"/>
        <w:numPr>
          <w:ilvl w:val="0"/>
          <w:numId w:val="51"/>
        </w:numPr>
        <w:rPr>
          <w:rFonts w:ascii="Times New Roman" w:eastAsia="Times New Roman" w:hAnsi="Times New Roman" w:cs="Times New Roman"/>
          <w:b/>
          <w:sz w:val="24"/>
          <w:szCs w:val="24"/>
        </w:rPr>
      </w:pPr>
      <w:r w:rsidRPr="001010BB">
        <w:rPr>
          <w:rFonts w:ascii="Times New Roman" w:eastAsia="Times New Roman" w:hAnsi="Times New Roman" w:cs="Times New Roman"/>
          <w:sz w:val="24"/>
          <w:szCs w:val="24"/>
        </w:rPr>
        <w:t>The president will preside at the election meeting, will be responsible for keeping a speaker’s list, and will not be allowed to vote.</w:t>
      </w:r>
    </w:p>
    <w:p w14:paraId="32192DCE" w14:textId="77777777" w:rsidR="001010BB" w:rsidRPr="001010BB" w:rsidRDefault="001010BB" w:rsidP="001010BB">
      <w:pPr>
        <w:pStyle w:val="ListParagraph"/>
        <w:numPr>
          <w:ilvl w:val="0"/>
          <w:numId w:val="51"/>
        </w:num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w:t>
      </w:r>
      <w:r w:rsidR="0045697C" w:rsidRPr="001010BB">
        <w:rPr>
          <w:rFonts w:ascii="Times New Roman" w:eastAsia="Times New Roman" w:hAnsi="Times New Roman" w:cs="Times New Roman"/>
          <w:sz w:val="24"/>
          <w:szCs w:val="24"/>
        </w:rPr>
        <w:t>parliamentarian will be responsible for ensuring that proper time and order is kept.  The parliamentarian will also be responsible for making sure that dilatory comments are not made.  The parliamentarian can speak but not vote.</w:t>
      </w:r>
    </w:p>
    <w:p w14:paraId="16B2E968" w14:textId="77777777" w:rsidR="001010BB" w:rsidRPr="001010BB" w:rsidRDefault="0045697C" w:rsidP="001010BB">
      <w:pPr>
        <w:pStyle w:val="ListParagraph"/>
        <w:numPr>
          <w:ilvl w:val="0"/>
          <w:numId w:val="51"/>
        </w:numPr>
        <w:rPr>
          <w:rFonts w:ascii="Times New Roman" w:eastAsia="Times New Roman" w:hAnsi="Times New Roman" w:cs="Times New Roman"/>
          <w:b/>
          <w:sz w:val="24"/>
          <w:szCs w:val="24"/>
        </w:rPr>
      </w:pPr>
      <w:r w:rsidRPr="001010BB">
        <w:rPr>
          <w:rFonts w:ascii="Times New Roman" w:eastAsia="Times New Roman" w:hAnsi="Times New Roman" w:cs="Times New Roman"/>
          <w:sz w:val="24"/>
          <w:szCs w:val="24"/>
        </w:rPr>
        <w:t xml:space="preserve">Nominated members are allotted five minutes to address the board, after which the candidates will leave the room.  The order of electing officers will </w:t>
      </w:r>
      <w:proofErr w:type="gramStart"/>
      <w:r w:rsidRPr="001010BB">
        <w:rPr>
          <w:rFonts w:ascii="Times New Roman" w:eastAsia="Times New Roman" w:hAnsi="Times New Roman" w:cs="Times New Roman"/>
          <w:sz w:val="24"/>
          <w:szCs w:val="24"/>
        </w:rPr>
        <w:t>be:</w:t>
      </w:r>
      <w:proofErr w:type="gramEnd"/>
      <w:r w:rsidRPr="001010BB">
        <w:rPr>
          <w:rFonts w:ascii="Times New Roman" w:eastAsia="Times New Roman" w:hAnsi="Times New Roman" w:cs="Times New Roman"/>
          <w:sz w:val="24"/>
          <w:szCs w:val="24"/>
        </w:rPr>
        <w:t xml:space="preserve"> president, vice president of programming, </w:t>
      </w:r>
      <w:r w:rsidR="007E6A8A" w:rsidRPr="001010BB">
        <w:rPr>
          <w:rFonts w:ascii="Times New Roman" w:eastAsia="Times New Roman" w:hAnsi="Times New Roman" w:cs="Times New Roman"/>
          <w:sz w:val="24"/>
          <w:szCs w:val="24"/>
        </w:rPr>
        <w:t xml:space="preserve">vice president of administration, </w:t>
      </w:r>
      <w:r w:rsidRPr="001010BB">
        <w:rPr>
          <w:rFonts w:ascii="Times New Roman" w:eastAsia="Times New Roman" w:hAnsi="Times New Roman" w:cs="Times New Roman"/>
          <w:sz w:val="24"/>
          <w:szCs w:val="24"/>
        </w:rPr>
        <w:t>vice president of public relations, vice president of finance, and parliamentarian.</w:t>
      </w:r>
    </w:p>
    <w:p w14:paraId="527220B6" w14:textId="77777777" w:rsidR="001010BB" w:rsidRPr="001010BB" w:rsidRDefault="0045697C" w:rsidP="001010BB">
      <w:pPr>
        <w:pStyle w:val="ListParagraph"/>
        <w:numPr>
          <w:ilvl w:val="0"/>
          <w:numId w:val="51"/>
        </w:numPr>
        <w:rPr>
          <w:rFonts w:ascii="Times New Roman" w:eastAsia="Times New Roman" w:hAnsi="Times New Roman" w:cs="Times New Roman"/>
          <w:b/>
          <w:sz w:val="24"/>
          <w:szCs w:val="24"/>
        </w:rPr>
      </w:pPr>
      <w:r w:rsidRPr="001010BB">
        <w:rPr>
          <w:rFonts w:ascii="Times New Roman" w:eastAsia="Times New Roman" w:hAnsi="Times New Roman" w:cs="Times New Roman"/>
          <w:sz w:val="24"/>
          <w:szCs w:val="24"/>
        </w:rPr>
        <w:t xml:space="preserve">The board will discuss and vote.  Each board member will be given the opportunity to speak if they desire, assuming that the speakers’ list has not been closed.  The amount </w:t>
      </w:r>
      <w:r w:rsidRPr="001010BB">
        <w:rPr>
          <w:rFonts w:ascii="Times New Roman" w:eastAsia="Times New Roman" w:hAnsi="Times New Roman" w:cs="Times New Roman"/>
          <w:sz w:val="24"/>
          <w:szCs w:val="24"/>
        </w:rPr>
        <w:lastRenderedPageBreak/>
        <w:t>of time that a board member is allowed to speak at any one time will be limited to one minute.</w:t>
      </w:r>
    </w:p>
    <w:p w14:paraId="088F99F0" w14:textId="5F78ED0E" w:rsidR="001010BB" w:rsidRPr="001010BB" w:rsidRDefault="0045697C" w:rsidP="001010BB">
      <w:pPr>
        <w:pStyle w:val="ListParagraph"/>
        <w:numPr>
          <w:ilvl w:val="0"/>
          <w:numId w:val="51"/>
        </w:numPr>
        <w:rPr>
          <w:rFonts w:ascii="Times New Roman" w:eastAsia="Times New Roman" w:hAnsi="Times New Roman" w:cs="Times New Roman"/>
          <w:b/>
          <w:sz w:val="24"/>
          <w:szCs w:val="24"/>
        </w:rPr>
      </w:pPr>
      <w:r w:rsidRPr="001010BB">
        <w:rPr>
          <w:rFonts w:ascii="Times New Roman" w:eastAsia="Times New Roman" w:hAnsi="Times New Roman" w:cs="Times New Roman"/>
          <w:sz w:val="24"/>
          <w:szCs w:val="24"/>
        </w:rPr>
        <w:t>Members will vote using a secret ballot, which will be counted by the advisor and the president.</w:t>
      </w:r>
      <w:r w:rsidR="002D7238" w:rsidRPr="001010BB">
        <w:rPr>
          <w:rFonts w:ascii="Times New Roman" w:eastAsia="Times New Roman" w:hAnsi="Times New Roman" w:cs="Times New Roman"/>
          <w:sz w:val="24"/>
          <w:szCs w:val="24"/>
        </w:rPr>
        <w:t xml:space="preserve">  </w:t>
      </w:r>
    </w:p>
    <w:p w14:paraId="5C957D09" w14:textId="77777777" w:rsidR="001010BB" w:rsidRPr="001010BB" w:rsidRDefault="0045697C" w:rsidP="001010BB">
      <w:pPr>
        <w:pStyle w:val="ListParagraph"/>
        <w:numPr>
          <w:ilvl w:val="0"/>
          <w:numId w:val="51"/>
        </w:numPr>
        <w:rPr>
          <w:rFonts w:ascii="Times New Roman" w:eastAsia="Times New Roman" w:hAnsi="Times New Roman" w:cs="Times New Roman"/>
          <w:b/>
          <w:sz w:val="24"/>
          <w:szCs w:val="24"/>
        </w:rPr>
      </w:pPr>
      <w:r w:rsidRPr="001010BB">
        <w:rPr>
          <w:rFonts w:ascii="Times New Roman" w:eastAsia="Times New Roman" w:hAnsi="Times New Roman" w:cs="Times New Roman"/>
          <w:sz w:val="24"/>
          <w:szCs w:val="24"/>
        </w:rPr>
        <w:t>In the absence of a majority vote, the candidate with the fewest votes will be eliminated.  Another vote (including those running) will be taken until a majority is reached.</w:t>
      </w:r>
    </w:p>
    <w:p w14:paraId="6FBA923B" w14:textId="7CA3A01B" w:rsidR="00064900" w:rsidRPr="001010BB" w:rsidRDefault="0045697C" w:rsidP="001010BB">
      <w:pPr>
        <w:pStyle w:val="ListParagraph"/>
        <w:numPr>
          <w:ilvl w:val="0"/>
          <w:numId w:val="51"/>
        </w:numPr>
        <w:rPr>
          <w:rFonts w:ascii="Times New Roman" w:eastAsia="Times New Roman" w:hAnsi="Times New Roman" w:cs="Times New Roman"/>
          <w:b/>
          <w:sz w:val="24"/>
          <w:szCs w:val="24"/>
        </w:rPr>
      </w:pPr>
      <w:r w:rsidRPr="001010BB">
        <w:rPr>
          <w:rFonts w:ascii="Times New Roman" w:eastAsia="Times New Roman" w:hAnsi="Times New Roman" w:cs="Times New Roman"/>
          <w:sz w:val="24"/>
          <w:szCs w:val="24"/>
        </w:rPr>
        <w:t>If there is a tie, the president will vote to break it.</w:t>
      </w:r>
    </w:p>
    <w:p w14:paraId="15591B22" w14:textId="77777777" w:rsidR="00064900" w:rsidRDefault="00064900">
      <w:pPr>
        <w:rPr>
          <w:rFonts w:ascii="Times New Roman" w:eastAsia="Times New Roman" w:hAnsi="Times New Roman" w:cs="Times New Roman"/>
          <w:b/>
          <w:sz w:val="24"/>
          <w:szCs w:val="24"/>
        </w:rPr>
      </w:pPr>
    </w:p>
    <w:p w14:paraId="000000C3" w14:textId="6388E229"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IX</w:t>
      </w:r>
      <w:r w:rsidRPr="00064900">
        <w:rPr>
          <w:rFonts w:ascii="Times New Roman" w:eastAsia="Times New Roman" w:hAnsi="Times New Roman" w:cs="Times New Roman"/>
          <w:b/>
          <w:sz w:val="24"/>
          <w:szCs w:val="24"/>
        </w:rPr>
        <w:t>.</w:t>
      </w:r>
      <w:r w:rsidRPr="00064900">
        <w:rPr>
          <w:rFonts w:ascii="Times New Roman" w:eastAsia="Times New Roman" w:hAnsi="Times New Roman" w:cs="Times New Roman"/>
          <w:sz w:val="24"/>
          <w:szCs w:val="24"/>
        </w:rPr>
        <w:t xml:space="preserve">   </w:t>
      </w:r>
      <w:r w:rsidRPr="00064900">
        <w:rPr>
          <w:rFonts w:ascii="Times New Roman" w:eastAsia="Times New Roman" w:hAnsi="Times New Roman" w:cs="Times New Roman"/>
          <w:b/>
          <w:sz w:val="24"/>
          <w:szCs w:val="24"/>
        </w:rPr>
        <w:t>Recall of members</w:t>
      </w:r>
    </w:p>
    <w:p w14:paraId="000000C4" w14:textId="38904346" w:rsidR="00E77213" w:rsidRPr="00B27519" w:rsidRDefault="0045697C">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member of FUSAB is </w:t>
      </w:r>
      <w:r w:rsidRPr="00B27519">
        <w:rPr>
          <w:rFonts w:ascii="Times New Roman" w:eastAsia="Times New Roman" w:hAnsi="Times New Roman" w:cs="Times New Roman"/>
          <w:sz w:val="24"/>
          <w:szCs w:val="24"/>
        </w:rPr>
        <w:t>subject to impeachment</w:t>
      </w:r>
      <w:r w:rsidR="00B27519">
        <w:rPr>
          <w:rFonts w:ascii="Times New Roman" w:eastAsia="Times New Roman" w:hAnsi="Times New Roman" w:cs="Times New Roman"/>
          <w:sz w:val="24"/>
          <w:szCs w:val="24"/>
        </w:rPr>
        <w:t xml:space="preserve"> or</w:t>
      </w:r>
      <w:r w:rsidR="007434C5" w:rsidRPr="00B27519">
        <w:rPr>
          <w:rFonts w:ascii="Times New Roman" w:eastAsia="Times New Roman" w:hAnsi="Times New Roman" w:cs="Times New Roman"/>
          <w:sz w:val="24"/>
          <w:szCs w:val="24"/>
        </w:rPr>
        <w:t xml:space="preserve"> </w:t>
      </w:r>
      <w:r w:rsidRPr="00B27519">
        <w:rPr>
          <w:rFonts w:ascii="Times New Roman" w:eastAsia="Times New Roman" w:hAnsi="Times New Roman" w:cs="Times New Roman"/>
          <w:sz w:val="24"/>
          <w:szCs w:val="24"/>
        </w:rPr>
        <w:t>retraction of membership</w:t>
      </w:r>
      <w:r w:rsidR="007434C5" w:rsidRPr="00B27519">
        <w:rPr>
          <w:rFonts w:ascii="Times New Roman" w:eastAsia="Times New Roman" w:hAnsi="Times New Roman" w:cs="Times New Roman"/>
          <w:sz w:val="24"/>
          <w:szCs w:val="24"/>
        </w:rPr>
        <w:t xml:space="preserve"> by the </w:t>
      </w:r>
      <w:r w:rsidR="00BA509F" w:rsidRPr="00B27519">
        <w:rPr>
          <w:rFonts w:ascii="Times New Roman" w:eastAsia="Times New Roman" w:hAnsi="Times New Roman" w:cs="Times New Roman"/>
          <w:sz w:val="24"/>
          <w:szCs w:val="24"/>
        </w:rPr>
        <w:t>E</w:t>
      </w:r>
      <w:r w:rsidR="007434C5" w:rsidRPr="00B27519">
        <w:rPr>
          <w:rFonts w:ascii="Times New Roman" w:eastAsia="Times New Roman" w:hAnsi="Times New Roman" w:cs="Times New Roman"/>
          <w:sz w:val="24"/>
          <w:szCs w:val="24"/>
        </w:rPr>
        <w:t xml:space="preserve">xecutive </w:t>
      </w:r>
      <w:r w:rsidR="00BA509F" w:rsidRPr="00B27519">
        <w:rPr>
          <w:rFonts w:ascii="Times New Roman" w:eastAsia="Times New Roman" w:hAnsi="Times New Roman" w:cs="Times New Roman"/>
          <w:sz w:val="24"/>
          <w:szCs w:val="24"/>
        </w:rPr>
        <w:t>B</w:t>
      </w:r>
      <w:r w:rsidR="007434C5" w:rsidRPr="00B27519">
        <w:rPr>
          <w:rFonts w:ascii="Times New Roman" w:eastAsia="Times New Roman" w:hAnsi="Times New Roman" w:cs="Times New Roman"/>
          <w:sz w:val="24"/>
          <w:szCs w:val="24"/>
        </w:rPr>
        <w:t>oard</w:t>
      </w:r>
      <w:r w:rsidR="00C8232B" w:rsidRPr="00B27519">
        <w:rPr>
          <w:rFonts w:ascii="Times New Roman" w:eastAsia="Times New Roman" w:hAnsi="Times New Roman" w:cs="Times New Roman"/>
          <w:sz w:val="24"/>
          <w:szCs w:val="24"/>
        </w:rPr>
        <w:t xml:space="preserve"> </w:t>
      </w:r>
      <w:r w:rsidRPr="00B27519">
        <w:rPr>
          <w:rFonts w:ascii="Times New Roman" w:eastAsia="Times New Roman" w:hAnsi="Times New Roman" w:cs="Times New Roman"/>
          <w:sz w:val="24"/>
          <w:szCs w:val="24"/>
        </w:rPr>
        <w:t>by a five-sixths vote of the Officers for the following delinquencies:</w:t>
      </w:r>
    </w:p>
    <w:p w14:paraId="000000C5" w14:textId="1B734EBE" w:rsidR="00E77213" w:rsidRPr="00B27519" w:rsidRDefault="0045697C">
      <w:pPr>
        <w:numPr>
          <w:ilvl w:val="0"/>
          <w:numId w:val="5"/>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Failure to fulfill attendance requirements set forth by the current year’s </w:t>
      </w:r>
      <w:r w:rsidR="007C4532" w:rsidRPr="00B27519">
        <w:rPr>
          <w:rFonts w:ascii="Times New Roman" w:eastAsia="Times New Roman" w:hAnsi="Times New Roman" w:cs="Times New Roman"/>
          <w:sz w:val="24"/>
          <w:szCs w:val="24"/>
        </w:rPr>
        <w:t>Executive Board</w:t>
      </w:r>
      <w:r w:rsidRPr="00B27519">
        <w:rPr>
          <w:rFonts w:ascii="Times New Roman" w:eastAsia="Times New Roman" w:hAnsi="Times New Roman" w:cs="Times New Roman"/>
          <w:sz w:val="24"/>
          <w:szCs w:val="24"/>
        </w:rPr>
        <w:t xml:space="preserve"> Officers.</w:t>
      </w:r>
    </w:p>
    <w:p w14:paraId="000000C6" w14:textId="77777777" w:rsidR="00E77213" w:rsidRPr="00B27519" w:rsidRDefault="0045697C">
      <w:pPr>
        <w:numPr>
          <w:ilvl w:val="0"/>
          <w:numId w:val="5"/>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Failure to fulfill duties of membership</w:t>
      </w:r>
      <w:r w:rsidRPr="00B27519">
        <w:rPr>
          <w:rFonts w:ascii="Times New Roman" w:eastAsia="Times New Roman" w:hAnsi="Times New Roman" w:cs="Times New Roman"/>
          <w:b/>
          <w:sz w:val="24"/>
          <w:szCs w:val="24"/>
        </w:rPr>
        <w:t xml:space="preserve"> </w:t>
      </w:r>
      <w:r w:rsidRPr="00B27519">
        <w:rPr>
          <w:rFonts w:ascii="Times New Roman" w:eastAsia="Times New Roman" w:hAnsi="Times New Roman" w:cs="Times New Roman"/>
          <w:sz w:val="24"/>
          <w:szCs w:val="24"/>
        </w:rPr>
        <w:t>to the board and to their respective committee.</w:t>
      </w:r>
    </w:p>
    <w:p w14:paraId="000000C7" w14:textId="77777777" w:rsidR="00E77213" w:rsidRPr="00B27519" w:rsidRDefault="0045697C">
      <w:pPr>
        <w:numPr>
          <w:ilvl w:val="0"/>
          <w:numId w:val="5"/>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Misappropriation of funds.</w:t>
      </w:r>
    </w:p>
    <w:p w14:paraId="000000C8" w14:textId="77777777" w:rsidR="00E77213" w:rsidRPr="00B27519" w:rsidRDefault="0045697C">
      <w:pPr>
        <w:numPr>
          <w:ilvl w:val="0"/>
          <w:numId w:val="5"/>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Drinking or being intoxicated while performing duties at a FUSAB event.</w:t>
      </w:r>
    </w:p>
    <w:p w14:paraId="000000C9" w14:textId="76FA4BD0" w:rsidR="00E77213" w:rsidRPr="00B27519" w:rsidRDefault="0045697C">
      <w:pPr>
        <w:numPr>
          <w:ilvl w:val="0"/>
          <w:numId w:val="5"/>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Any other misconduct deemed inappropriate or delinquent by the presiding </w:t>
      </w:r>
      <w:r w:rsidR="007C4532" w:rsidRPr="00B27519">
        <w:rPr>
          <w:rFonts w:ascii="Times New Roman" w:eastAsia="Times New Roman" w:hAnsi="Times New Roman" w:cs="Times New Roman"/>
          <w:sz w:val="24"/>
          <w:szCs w:val="24"/>
        </w:rPr>
        <w:t>Executive Board</w:t>
      </w:r>
      <w:r w:rsidRPr="00B27519">
        <w:rPr>
          <w:rFonts w:ascii="Times New Roman" w:eastAsia="Times New Roman" w:hAnsi="Times New Roman" w:cs="Times New Roman"/>
          <w:sz w:val="24"/>
          <w:szCs w:val="24"/>
        </w:rPr>
        <w:t>.</w:t>
      </w:r>
    </w:p>
    <w:p w14:paraId="000000CA" w14:textId="289DBB3C" w:rsidR="00E77213" w:rsidRPr="00B27519" w:rsidRDefault="0045697C">
      <w:pPr>
        <w:numPr>
          <w:ilvl w:val="0"/>
          <w:numId w:val="6"/>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This will be considered an inappropriate or delinquent misconduct by a vote from the </w:t>
      </w:r>
      <w:r w:rsidR="007C4532" w:rsidRPr="00B27519">
        <w:rPr>
          <w:rFonts w:ascii="Times New Roman" w:eastAsia="Times New Roman" w:hAnsi="Times New Roman" w:cs="Times New Roman"/>
          <w:sz w:val="24"/>
          <w:szCs w:val="24"/>
        </w:rPr>
        <w:t xml:space="preserve">Executive Board </w:t>
      </w:r>
      <w:r w:rsidRPr="00B27519">
        <w:rPr>
          <w:rFonts w:ascii="Times New Roman" w:eastAsia="Times New Roman" w:hAnsi="Times New Roman" w:cs="Times New Roman"/>
          <w:sz w:val="24"/>
          <w:szCs w:val="24"/>
        </w:rPr>
        <w:t>of at least five votes out of six.</w:t>
      </w:r>
    </w:p>
    <w:p w14:paraId="000000CC" w14:textId="6FC08878" w:rsidR="00E77213" w:rsidRPr="00B27519" w:rsidRDefault="0045697C">
      <w:pPr>
        <w:ind w:left="720"/>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B.  At the end of the semester, the Vice President of Administration, Vice President of Programming, and Vice President of Public Relations should present to the Officers the members who do not fulfill their requirements as listed above: two office hours,</w:t>
      </w:r>
      <w:r w:rsidRPr="00B27519">
        <w:rPr>
          <w:rFonts w:ascii="Times New Roman" w:eastAsia="Times New Roman" w:hAnsi="Times New Roman" w:cs="Times New Roman"/>
          <w:color w:val="FF0000"/>
          <w:sz w:val="24"/>
          <w:szCs w:val="24"/>
        </w:rPr>
        <w:t xml:space="preserve"> </w:t>
      </w:r>
      <w:r w:rsidRPr="00B27519">
        <w:rPr>
          <w:rFonts w:ascii="Times New Roman" w:eastAsia="Times New Roman" w:hAnsi="Times New Roman" w:cs="Times New Roman"/>
          <w:sz w:val="24"/>
          <w:szCs w:val="24"/>
        </w:rPr>
        <w:t>eight event points and six publicity points. Any member who fails to meet the requirements of any of these categories will be put on probation for the entirety of the following semester.</w:t>
      </w:r>
    </w:p>
    <w:p w14:paraId="000000CD" w14:textId="77777777" w:rsidR="00E77213" w:rsidRPr="00B27519" w:rsidRDefault="0045697C">
      <w:pPr>
        <w:ind w:firstLine="720"/>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C. The President and the Advisor will oversee the probation process</w:t>
      </w:r>
    </w:p>
    <w:p w14:paraId="000000CE" w14:textId="00E6AE03" w:rsidR="00E77213" w:rsidRPr="00B27519" w:rsidRDefault="0045697C">
      <w:pPr>
        <w:numPr>
          <w:ilvl w:val="0"/>
          <w:numId w:val="24"/>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Find the actions to be taken by the </w:t>
      </w:r>
      <w:r w:rsidR="007C4532" w:rsidRPr="00B27519">
        <w:rPr>
          <w:rFonts w:ascii="Times New Roman" w:eastAsia="Times New Roman" w:hAnsi="Times New Roman" w:cs="Times New Roman"/>
          <w:sz w:val="24"/>
          <w:szCs w:val="24"/>
        </w:rPr>
        <w:t xml:space="preserve">Executive Board, </w:t>
      </w:r>
      <w:r w:rsidRPr="00B27519">
        <w:rPr>
          <w:rFonts w:ascii="Times New Roman" w:eastAsia="Times New Roman" w:hAnsi="Times New Roman" w:cs="Times New Roman"/>
          <w:sz w:val="24"/>
          <w:szCs w:val="24"/>
        </w:rPr>
        <w:t>president and advisor for Recall of Members in Bylaw VI Section A</w:t>
      </w:r>
    </w:p>
    <w:p w14:paraId="000000CF" w14:textId="77777777" w:rsidR="00E77213" w:rsidRDefault="00E77213">
      <w:pPr>
        <w:rPr>
          <w:rFonts w:ascii="Times New Roman" w:eastAsia="Times New Roman" w:hAnsi="Times New Roman" w:cs="Times New Roman"/>
          <w:sz w:val="24"/>
          <w:szCs w:val="24"/>
        </w:rPr>
      </w:pPr>
    </w:p>
    <w:p w14:paraId="000000D0" w14:textId="77777777" w:rsidR="00E77213" w:rsidRDefault="0045697C">
      <w:pPr>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Amendments</w:t>
      </w:r>
    </w:p>
    <w:p w14:paraId="000000D1" w14:textId="3DBAFCA2"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constitution is subject to amendment at any regular FUSAB meeting, </w:t>
      </w:r>
      <w:proofErr w:type="gramStart"/>
      <w:r>
        <w:rPr>
          <w:rFonts w:ascii="Times New Roman" w:eastAsia="Times New Roman" w:hAnsi="Times New Roman" w:cs="Times New Roman"/>
          <w:sz w:val="24"/>
          <w:szCs w:val="24"/>
        </w:rPr>
        <w:t>provided that</w:t>
      </w:r>
      <w:proofErr w:type="gramEnd"/>
      <w:r>
        <w:rPr>
          <w:rFonts w:ascii="Times New Roman" w:eastAsia="Times New Roman" w:hAnsi="Times New Roman" w:cs="Times New Roman"/>
          <w:sz w:val="24"/>
          <w:szCs w:val="24"/>
        </w:rPr>
        <w:t xml:space="preserve"> notice of a proposed change is presented one meeting in advance.  A two-thirds favorable vote by those present on the Board and approval from proper University authorities is required for passage.  Furthermore, a Constitutional review committee will be formed once a school year for the purpose of improving the structure of the board.  It will be overseen by the parliamentarian</w:t>
      </w:r>
      <w:r w:rsidR="00990447">
        <w:rPr>
          <w:rFonts w:ascii="Times New Roman" w:eastAsia="Times New Roman" w:hAnsi="Times New Roman" w:cs="Times New Roman"/>
          <w:sz w:val="24"/>
          <w:szCs w:val="24"/>
        </w:rPr>
        <w:t>.</w:t>
      </w:r>
    </w:p>
    <w:p w14:paraId="000000D2" w14:textId="77777777" w:rsidR="00E77213" w:rsidRDefault="00E77213">
      <w:pPr>
        <w:rPr>
          <w:rFonts w:ascii="Times New Roman" w:eastAsia="Times New Roman" w:hAnsi="Times New Roman" w:cs="Times New Roman"/>
          <w:sz w:val="24"/>
          <w:szCs w:val="24"/>
        </w:rPr>
      </w:pPr>
    </w:p>
    <w:p w14:paraId="000000D3" w14:textId="77777777" w:rsidR="00E77213" w:rsidRDefault="0045697C">
      <w:pPr>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XI.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Summer Business</w:t>
      </w:r>
    </w:p>
    <w:p w14:paraId="000000D4"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During the Summer, the Officers will have the power without consent of the general board but under the guidance of the FUSAB Advisor, to decide on matters that must be addressed before the beginning of the Fall term.</w:t>
      </w:r>
    </w:p>
    <w:p w14:paraId="000000D5"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6" w14:textId="77777777" w:rsidR="00E77213" w:rsidRDefault="0045697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Bylaws to the Constitution of FUSAB</w:t>
      </w:r>
    </w:p>
    <w:p w14:paraId="000000D7"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      </w:t>
      </w:r>
      <w:r>
        <w:rPr>
          <w:rFonts w:ascii="Times New Roman" w:eastAsia="Times New Roman" w:hAnsi="Times New Roman" w:cs="Times New Roman"/>
          <w:b/>
          <w:sz w:val="24"/>
          <w:szCs w:val="24"/>
        </w:rPr>
        <w:t>Executive Powers</w:t>
      </w:r>
    </w:p>
    <w:p w14:paraId="000000D8" w14:textId="77777777" w:rsidR="00E77213" w:rsidRDefault="0045697C">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w:t>
      </w:r>
    </w:p>
    <w:p w14:paraId="000000D9" w14:textId="77777777" w:rsidR="00E77213" w:rsidRDefault="0045697C">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the SGA representative of FUSAB.</w:t>
      </w:r>
    </w:p>
    <w:p w14:paraId="000000DA" w14:textId="77777777" w:rsidR="00E77213" w:rsidRPr="00B27519" w:rsidRDefault="0045697C">
      <w:pPr>
        <w:numPr>
          <w:ilvl w:val="0"/>
          <w:numId w:val="23"/>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Have the right to appoint representatives on behalf of FUSAB.</w:t>
      </w:r>
    </w:p>
    <w:p w14:paraId="000000DB" w14:textId="77777777" w:rsidR="00E77213" w:rsidRPr="00B27519" w:rsidRDefault="0045697C">
      <w:pPr>
        <w:numPr>
          <w:ilvl w:val="0"/>
          <w:numId w:val="23"/>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Have the right to invite any person to the executive meeting.</w:t>
      </w:r>
    </w:p>
    <w:p w14:paraId="621B13B7" w14:textId="77777777" w:rsidR="001010BB" w:rsidRPr="00B27519" w:rsidRDefault="0045697C" w:rsidP="001010BB">
      <w:pPr>
        <w:numPr>
          <w:ilvl w:val="0"/>
          <w:numId w:val="23"/>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Have the right to assign board members to committees at the approval of the </w:t>
      </w:r>
      <w:r w:rsidR="007C4532" w:rsidRPr="00B27519">
        <w:rPr>
          <w:rFonts w:ascii="Times New Roman" w:eastAsia="Times New Roman" w:hAnsi="Times New Roman" w:cs="Times New Roman"/>
          <w:sz w:val="24"/>
          <w:szCs w:val="24"/>
        </w:rPr>
        <w:t>Executive Board</w:t>
      </w:r>
      <w:r w:rsidRPr="00B27519">
        <w:rPr>
          <w:rFonts w:ascii="Times New Roman" w:eastAsia="Times New Roman" w:hAnsi="Times New Roman" w:cs="Times New Roman"/>
          <w:sz w:val="24"/>
          <w:szCs w:val="24"/>
        </w:rPr>
        <w:t>.</w:t>
      </w:r>
    </w:p>
    <w:p w14:paraId="000000DD" w14:textId="2F56F032" w:rsidR="00E77213" w:rsidRPr="00B27519" w:rsidRDefault="0045697C" w:rsidP="001010BB">
      <w:pPr>
        <w:pStyle w:val="ListParagraph"/>
        <w:numPr>
          <w:ilvl w:val="0"/>
          <w:numId w:val="21"/>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A Motion can be moved directly into old business with the </w:t>
      </w:r>
      <w:proofErr w:type="gramStart"/>
      <w:r w:rsidRPr="00B27519">
        <w:rPr>
          <w:rFonts w:ascii="Times New Roman" w:eastAsia="Times New Roman" w:hAnsi="Times New Roman" w:cs="Times New Roman"/>
          <w:sz w:val="24"/>
          <w:szCs w:val="24"/>
        </w:rPr>
        <w:t>general consensus</w:t>
      </w:r>
      <w:proofErr w:type="gramEnd"/>
      <w:r w:rsidRPr="00B27519">
        <w:rPr>
          <w:rFonts w:ascii="Times New Roman" w:eastAsia="Times New Roman" w:hAnsi="Times New Roman" w:cs="Times New Roman"/>
          <w:sz w:val="24"/>
          <w:szCs w:val="24"/>
        </w:rPr>
        <w:t xml:space="preserve"> of the </w:t>
      </w:r>
      <w:r w:rsidR="007C4532" w:rsidRPr="00B27519">
        <w:rPr>
          <w:rFonts w:ascii="Times New Roman" w:eastAsia="Times New Roman" w:hAnsi="Times New Roman" w:cs="Times New Roman"/>
          <w:sz w:val="24"/>
          <w:szCs w:val="24"/>
        </w:rPr>
        <w:t>Executive Board</w:t>
      </w:r>
      <w:r w:rsidRPr="00B27519">
        <w:rPr>
          <w:rFonts w:ascii="Times New Roman" w:eastAsia="Times New Roman" w:hAnsi="Times New Roman" w:cs="Times New Roman"/>
          <w:sz w:val="24"/>
          <w:szCs w:val="24"/>
        </w:rPr>
        <w:t>.</w:t>
      </w:r>
    </w:p>
    <w:p w14:paraId="000000DE" w14:textId="77777777" w:rsidR="00E77213" w:rsidRDefault="00E77213">
      <w:pPr>
        <w:ind w:firstLine="720"/>
        <w:rPr>
          <w:rFonts w:ascii="Times New Roman" w:eastAsia="Times New Roman" w:hAnsi="Times New Roman" w:cs="Times New Roman"/>
          <w:sz w:val="24"/>
          <w:szCs w:val="24"/>
        </w:rPr>
      </w:pPr>
    </w:p>
    <w:p w14:paraId="000000DF"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II.     </w:t>
      </w:r>
      <w:r>
        <w:rPr>
          <w:rFonts w:ascii="Times New Roman" w:eastAsia="Times New Roman" w:hAnsi="Times New Roman" w:cs="Times New Roman"/>
          <w:b/>
          <w:sz w:val="24"/>
          <w:szCs w:val="24"/>
        </w:rPr>
        <w:t>Vacancies</w:t>
      </w:r>
    </w:p>
    <w:p w14:paraId="000000E0" w14:textId="77777777" w:rsidR="00E77213" w:rsidRDefault="0045697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 Vacancy. If there is an officer vacancy, a new officer will be chosen in the same manner as outlined in the FUSAB Constitution.  However, the nomination time period may be shortened to one week.  If no one accepts nominations, then the president may appoint an officer.</w:t>
      </w:r>
    </w:p>
    <w:p w14:paraId="000000E1" w14:textId="77777777" w:rsidR="00E77213" w:rsidRDefault="0045697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Chair Vacancy. If there is a committee chair vacancy, the new committee chair will be appointed by the Executive Officers.</w:t>
      </w:r>
    </w:p>
    <w:p w14:paraId="000000E2" w14:textId="01872470" w:rsidR="00E77213" w:rsidRDefault="0045697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vacancy is the president, then the Vice President of Administration will assume the position and all responsibilities as president.  Election will be held for the office of VPA in the same manner as outlined in this </w:t>
      </w:r>
      <w:r w:rsidR="009D1C6E">
        <w:rPr>
          <w:rFonts w:ascii="Times New Roman" w:eastAsia="Times New Roman" w:hAnsi="Times New Roman" w:cs="Times New Roman"/>
          <w:sz w:val="24"/>
          <w:szCs w:val="24"/>
        </w:rPr>
        <w:t>Constitution but</w:t>
      </w:r>
      <w:r>
        <w:rPr>
          <w:rFonts w:ascii="Times New Roman" w:eastAsia="Times New Roman" w:hAnsi="Times New Roman" w:cs="Times New Roman"/>
          <w:sz w:val="24"/>
          <w:szCs w:val="24"/>
        </w:rPr>
        <w:t xml:space="preserve"> can be shortened to one week.</w:t>
      </w:r>
    </w:p>
    <w:p w14:paraId="000000E3" w14:textId="77777777" w:rsidR="00E77213" w:rsidRDefault="00E77213">
      <w:pPr>
        <w:rPr>
          <w:rFonts w:ascii="Times New Roman" w:eastAsia="Times New Roman" w:hAnsi="Times New Roman" w:cs="Times New Roman"/>
          <w:sz w:val="24"/>
          <w:szCs w:val="24"/>
        </w:rPr>
      </w:pPr>
    </w:p>
    <w:p w14:paraId="000000E4"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III.   </w:t>
      </w:r>
      <w:r>
        <w:rPr>
          <w:rFonts w:ascii="Times New Roman" w:eastAsia="Times New Roman" w:hAnsi="Times New Roman" w:cs="Times New Roman"/>
          <w:b/>
          <w:sz w:val="24"/>
          <w:szCs w:val="24"/>
        </w:rPr>
        <w:t>General Procedures</w:t>
      </w:r>
    </w:p>
    <w:p w14:paraId="000000E5" w14:textId="77777777" w:rsidR="00E77213" w:rsidRDefault="0045697C">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Quorum is set at one member more than half of the active voting members.  This excludes the president and parliamentarian.</w:t>
      </w:r>
    </w:p>
    <w:p w14:paraId="000000E6" w14:textId="77777777" w:rsidR="00E77213" w:rsidRDefault="0045697C">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p w14:paraId="000000E7" w14:textId="77777777" w:rsidR="00E77213" w:rsidRPr="00B27519" w:rsidRDefault="0045697C">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 must notify the Vice President of Administration two days in advance in order to receive an excused absence for a general board meeting.  The Vice President of </w:t>
      </w:r>
      <w:r w:rsidRPr="00B27519">
        <w:rPr>
          <w:rFonts w:ascii="Times New Roman" w:eastAsia="Times New Roman" w:hAnsi="Times New Roman" w:cs="Times New Roman"/>
          <w:sz w:val="24"/>
          <w:szCs w:val="24"/>
        </w:rPr>
        <w:t>Administration will deem absences excused or unexcused.</w:t>
      </w:r>
    </w:p>
    <w:p w14:paraId="000000E8" w14:textId="14A151B2" w:rsidR="00E77213" w:rsidRPr="00B27519" w:rsidRDefault="0045697C">
      <w:pPr>
        <w:numPr>
          <w:ilvl w:val="0"/>
          <w:numId w:val="33"/>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 xml:space="preserve">A member must notify the chair </w:t>
      </w:r>
      <w:r w:rsidR="00881223" w:rsidRPr="00B27519">
        <w:rPr>
          <w:rFonts w:ascii="Times New Roman" w:eastAsia="Times New Roman" w:hAnsi="Times New Roman" w:cs="Times New Roman"/>
          <w:sz w:val="24"/>
          <w:szCs w:val="24"/>
        </w:rPr>
        <w:t>one day</w:t>
      </w:r>
      <w:r w:rsidRPr="00B27519">
        <w:rPr>
          <w:rFonts w:ascii="Times New Roman" w:eastAsia="Times New Roman" w:hAnsi="Times New Roman" w:cs="Times New Roman"/>
          <w:sz w:val="24"/>
          <w:szCs w:val="24"/>
        </w:rPr>
        <w:t xml:space="preserve"> in advance in order to receive an excused absence for a committee meeting.  The chair will deem absences excused or unexcused.</w:t>
      </w:r>
    </w:p>
    <w:p w14:paraId="000000E9" w14:textId="77777777" w:rsidR="00E77213" w:rsidRDefault="0045697C">
      <w:pPr>
        <w:numPr>
          <w:ilvl w:val="0"/>
          <w:numId w:val="33"/>
        </w:numPr>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Members are limited 3 unexcused absences from</w:t>
      </w:r>
      <w:r>
        <w:rPr>
          <w:rFonts w:ascii="Times New Roman" w:eastAsia="Times New Roman" w:hAnsi="Times New Roman" w:cs="Times New Roman"/>
          <w:sz w:val="24"/>
          <w:szCs w:val="24"/>
        </w:rPr>
        <w:t xml:space="preserve"> board meetings and 3 unexcused absences from committee meetings per semester, members that exceed this number will be subjected to probation.</w:t>
      </w:r>
    </w:p>
    <w:p w14:paraId="000000EA" w14:textId="77777777" w:rsidR="00E77213" w:rsidRDefault="00E77213">
      <w:pPr>
        <w:rPr>
          <w:rFonts w:ascii="Times New Roman" w:eastAsia="Times New Roman" w:hAnsi="Times New Roman" w:cs="Times New Roman"/>
          <w:sz w:val="24"/>
          <w:szCs w:val="24"/>
        </w:rPr>
      </w:pPr>
    </w:p>
    <w:p w14:paraId="000000EB" w14:textId="0BC7CCD8" w:rsidR="00E77213" w:rsidRDefault="0045697C">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IV.   </w:t>
      </w:r>
      <w:r>
        <w:rPr>
          <w:rFonts w:ascii="Times New Roman" w:eastAsia="Times New Roman" w:hAnsi="Times New Roman" w:cs="Times New Roman"/>
          <w:b/>
          <w:sz w:val="24"/>
          <w:szCs w:val="24"/>
        </w:rPr>
        <w:t>Financial Guidelines</w:t>
      </w:r>
    </w:p>
    <w:p w14:paraId="000000EC" w14:textId="20DCF40C" w:rsidR="00E77213" w:rsidRDefault="0045697C">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Check/Credit Card Requests</w:t>
      </w:r>
    </w:p>
    <w:p w14:paraId="000000ED" w14:textId="6D1A3129" w:rsidR="00E77213" w:rsidRDefault="0045697C">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Payment cards must be checked out following the appropriate process. The FUSAB card sign out sheet must be filled out and the index card with the board member’s name as well as the board member’s personal credit card must replace the FUSAB card before FUSAB card is checked out for use. All receipts must be turned in to the Vice President of Finance </w:t>
      </w:r>
      <w:r w:rsidRPr="00881223">
        <w:rPr>
          <w:rFonts w:ascii="Times New Roman" w:eastAsia="Times New Roman" w:hAnsi="Times New Roman" w:cs="Times New Roman"/>
          <w:sz w:val="24"/>
          <w:szCs w:val="24"/>
        </w:rPr>
        <w:t>by the end of the month.</w:t>
      </w:r>
      <w:r w:rsidR="00B8561D">
        <w:rPr>
          <w:rFonts w:ascii="Times New Roman" w:eastAsia="Times New Roman" w:hAnsi="Times New Roman" w:cs="Times New Roman"/>
          <w:sz w:val="24"/>
          <w:szCs w:val="24"/>
        </w:rPr>
        <w:t xml:space="preserve"> </w:t>
      </w:r>
    </w:p>
    <w:p w14:paraId="7430FA09" w14:textId="77777777" w:rsidR="001010BB" w:rsidRDefault="0045697C" w:rsidP="001010BB">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Checks requests should be made at least 2 weeks in advance via </w:t>
      </w:r>
      <w:proofErr w:type="spellStart"/>
      <w:r>
        <w:rPr>
          <w:rFonts w:ascii="Times New Roman" w:eastAsia="Times New Roman" w:hAnsi="Times New Roman" w:cs="Times New Roman"/>
          <w:sz w:val="24"/>
          <w:szCs w:val="24"/>
        </w:rPr>
        <w:t>SyncDin</w:t>
      </w:r>
      <w:proofErr w:type="spellEnd"/>
      <w:r>
        <w:rPr>
          <w:rFonts w:ascii="Times New Roman" w:eastAsia="Times New Roman" w:hAnsi="Times New Roman" w:cs="Times New Roman"/>
          <w:sz w:val="24"/>
          <w:szCs w:val="24"/>
        </w:rPr>
        <w:t>.  Anyone on the board will be able to make such a request.</w:t>
      </w:r>
    </w:p>
    <w:p w14:paraId="000000EF" w14:textId="686C99AA" w:rsidR="00E77213" w:rsidRPr="001010BB" w:rsidRDefault="0045697C" w:rsidP="001010BB">
      <w:pPr>
        <w:pStyle w:val="ListParagraph"/>
        <w:numPr>
          <w:ilvl w:val="0"/>
          <w:numId w:val="18"/>
        </w:numPr>
        <w:jc w:val="both"/>
        <w:rPr>
          <w:rFonts w:ascii="Times New Roman" w:eastAsia="Times New Roman" w:hAnsi="Times New Roman" w:cs="Times New Roman"/>
          <w:sz w:val="24"/>
          <w:szCs w:val="24"/>
        </w:rPr>
      </w:pPr>
      <w:r w:rsidRPr="001010BB">
        <w:rPr>
          <w:rFonts w:ascii="Times New Roman" w:eastAsia="Times New Roman" w:hAnsi="Times New Roman" w:cs="Times New Roman"/>
          <w:sz w:val="24"/>
          <w:szCs w:val="24"/>
        </w:rPr>
        <w:t>Reimbursement Request</w:t>
      </w:r>
    </w:p>
    <w:p w14:paraId="000000F0" w14:textId="49C3B0A0" w:rsidR="00E77213" w:rsidRDefault="0045697C">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Receipts must be attached to the reimbursement form.  Allow 2 weeks for reimbursement.  The Vice President of Finance cannot reimburse </w:t>
      </w:r>
      <w:r w:rsidRPr="005A2003">
        <w:rPr>
          <w:rFonts w:ascii="Times New Roman" w:eastAsia="Times New Roman" w:hAnsi="Times New Roman" w:cs="Times New Roman"/>
          <w:sz w:val="24"/>
          <w:szCs w:val="24"/>
        </w:rPr>
        <w:t>themselves</w:t>
      </w:r>
      <w:r>
        <w:rPr>
          <w:rFonts w:ascii="Times New Roman" w:eastAsia="Times New Roman" w:hAnsi="Times New Roman" w:cs="Times New Roman"/>
          <w:sz w:val="24"/>
          <w:szCs w:val="24"/>
        </w:rPr>
        <w:t>; the president or advisor must do so.</w:t>
      </w:r>
    </w:p>
    <w:p w14:paraId="000000F1" w14:textId="36AC94FD" w:rsidR="00E77213" w:rsidRPr="001010BB" w:rsidRDefault="0045697C" w:rsidP="001010BB">
      <w:pPr>
        <w:pStyle w:val="ListParagraph"/>
        <w:numPr>
          <w:ilvl w:val="0"/>
          <w:numId w:val="18"/>
        </w:numPr>
        <w:jc w:val="both"/>
        <w:rPr>
          <w:rFonts w:ascii="Times New Roman" w:eastAsia="Times New Roman" w:hAnsi="Times New Roman" w:cs="Times New Roman"/>
          <w:sz w:val="24"/>
          <w:szCs w:val="24"/>
        </w:rPr>
      </w:pPr>
      <w:r w:rsidRPr="001010BB">
        <w:rPr>
          <w:rFonts w:ascii="Times New Roman" w:eastAsia="Times New Roman" w:hAnsi="Times New Roman" w:cs="Times New Roman"/>
          <w:sz w:val="24"/>
          <w:szCs w:val="24"/>
        </w:rPr>
        <w:t>Cash Box Request:</w:t>
      </w:r>
    </w:p>
    <w:p w14:paraId="000000F2" w14:textId="77777777" w:rsidR="00E77213" w:rsidRDefault="0045697C">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Vice President of Finance one week in advance of when the cash boxes will be used and how much change is needed. The cash box must be returned immediately after use.</w:t>
      </w:r>
    </w:p>
    <w:p w14:paraId="000000F3" w14:textId="22ECE5BE" w:rsidR="00E77213" w:rsidRPr="001010BB" w:rsidRDefault="0045697C" w:rsidP="001010BB">
      <w:pPr>
        <w:pStyle w:val="ListParagraph"/>
        <w:numPr>
          <w:ilvl w:val="0"/>
          <w:numId w:val="18"/>
        </w:numPr>
        <w:jc w:val="both"/>
        <w:rPr>
          <w:rFonts w:ascii="Times New Roman" w:eastAsia="Times New Roman" w:hAnsi="Times New Roman" w:cs="Times New Roman"/>
          <w:sz w:val="24"/>
          <w:szCs w:val="24"/>
        </w:rPr>
      </w:pPr>
      <w:r w:rsidRPr="001010BB">
        <w:rPr>
          <w:rFonts w:ascii="Times New Roman" w:eastAsia="Times New Roman" w:hAnsi="Times New Roman" w:cs="Times New Roman"/>
          <w:sz w:val="24"/>
          <w:szCs w:val="24"/>
        </w:rPr>
        <w:t>Petty Cash Request</w:t>
      </w:r>
    </w:p>
    <w:p w14:paraId="000000F4" w14:textId="77777777" w:rsidR="00E77213" w:rsidRDefault="0045697C">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 must be made at least three days prior to the event.  The Check/Credit Card Request form must be used for all requests.  Every time cash is removed a receipt must be filled out and left in the safe.</w:t>
      </w:r>
    </w:p>
    <w:p w14:paraId="000000F5" w14:textId="198FD7B4" w:rsidR="00E77213" w:rsidRPr="001010BB" w:rsidRDefault="0045697C" w:rsidP="001010BB">
      <w:pPr>
        <w:pStyle w:val="ListParagraph"/>
        <w:numPr>
          <w:ilvl w:val="0"/>
          <w:numId w:val="18"/>
        </w:numPr>
        <w:jc w:val="both"/>
        <w:rPr>
          <w:rFonts w:ascii="Times New Roman" w:eastAsia="Times New Roman" w:hAnsi="Times New Roman" w:cs="Times New Roman"/>
          <w:sz w:val="24"/>
          <w:szCs w:val="24"/>
        </w:rPr>
      </w:pPr>
      <w:r w:rsidRPr="001010BB">
        <w:rPr>
          <w:rFonts w:ascii="Times New Roman" w:eastAsia="Times New Roman" w:hAnsi="Times New Roman" w:cs="Times New Roman"/>
          <w:sz w:val="24"/>
          <w:szCs w:val="24"/>
        </w:rPr>
        <w:t>Rollovers</w:t>
      </w:r>
    </w:p>
    <w:p w14:paraId="000000F6" w14:textId="77777777" w:rsidR="00E77213" w:rsidRDefault="0045697C">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Rollovers can only happen with approval of the general board and can only consist of money left over from the previous semester.  They can only be requested when a committee has budgeted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their money for the current semester.  Money that is not rolled over will move into the UNA.</w:t>
      </w:r>
    </w:p>
    <w:p w14:paraId="000000F7" w14:textId="743AB39F" w:rsidR="00E77213" w:rsidRPr="001010BB" w:rsidRDefault="0045697C" w:rsidP="001010BB">
      <w:pPr>
        <w:pStyle w:val="ListParagraph"/>
        <w:numPr>
          <w:ilvl w:val="0"/>
          <w:numId w:val="18"/>
        </w:numPr>
        <w:jc w:val="both"/>
        <w:rPr>
          <w:rFonts w:ascii="Times New Roman" w:eastAsia="Times New Roman" w:hAnsi="Times New Roman" w:cs="Times New Roman"/>
          <w:sz w:val="24"/>
          <w:szCs w:val="24"/>
        </w:rPr>
      </w:pPr>
      <w:r w:rsidRPr="001010BB">
        <w:rPr>
          <w:rFonts w:ascii="Times New Roman" w:eastAsia="Times New Roman" w:hAnsi="Times New Roman" w:cs="Times New Roman"/>
          <w:sz w:val="24"/>
          <w:szCs w:val="24"/>
        </w:rPr>
        <w:t>Unrestricted Net Assets Fund</w:t>
      </w:r>
    </w:p>
    <w:p w14:paraId="000000F8" w14:textId="053B7539" w:rsidR="00E77213" w:rsidRPr="00B27519" w:rsidRDefault="0045697C">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Unrestricted Net Assets fund will be maintained at $30,000.  Should it fall below this </w:t>
      </w:r>
      <w:r w:rsidRPr="00B27519">
        <w:rPr>
          <w:rFonts w:ascii="Times New Roman" w:eastAsia="Times New Roman" w:hAnsi="Times New Roman" w:cs="Times New Roman"/>
          <w:sz w:val="24"/>
          <w:szCs w:val="24"/>
        </w:rPr>
        <w:t xml:space="preserve">number at any time, the following terms’ budgets will be adjusted to compensate for the loss as the </w:t>
      </w:r>
      <w:r w:rsidR="007C4532" w:rsidRPr="00B27519">
        <w:rPr>
          <w:rFonts w:ascii="Times New Roman" w:eastAsia="Times New Roman" w:hAnsi="Times New Roman" w:cs="Times New Roman"/>
          <w:sz w:val="24"/>
          <w:szCs w:val="24"/>
        </w:rPr>
        <w:t xml:space="preserve">Executive Board </w:t>
      </w:r>
      <w:r w:rsidRPr="00B27519">
        <w:rPr>
          <w:rFonts w:ascii="Times New Roman" w:eastAsia="Times New Roman" w:hAnsi="Times New Roman" w:cs="Times New Roman"/>
          <w:sz w:val="24"/>
          <w:szCs w:val="24"/>
        </w:rPr>
        <w:t>sees fit.  Should it exceed $30,000, the surplus will be redistributed to the committee in the corresponding term of the following year.</w:t>
      </w:r>
    </w:p>
    <w:p w14:paraId="000000F9" w14:textId="4E20CA34" w:rsidR="00E77213" w:rsidRPr="00B27519" w:rsidRDefault="0045697C" w:rsidP="001010BB">
      <w:pPr>
        <w:pStyle w:val="ListParagraph"/>
        <w:numPr>
          <w:ilvl w:val="0"/>
          <w:numId w:val="18"/>
        </w:numPr>
        <w:jc w:val="both"/>
        <w:rPr>
          <w:rFonts w:ascii="Times New Roman" w:eastAsia="Times New Roman" w:hAnsi="Times New Roman" w:cs="Times New Roman"/>
          <w:sz w:val="24"/>
          <w:szCs w:val="24"/>
        </w:rPr>
      </w:pPr>
      <w:r w:rsidRPr="00B27519">
        <w:rPr>
          <w:rFonts w:ascii="Times New Roman" w:eastAsia="Times New Roman" w:hAnsi="Times New Roman" w:cs="Times New Roman"/>
          <w:sz w:val="24"/>
          <w:szCs w:val="24"/>
        </w:rPr>
        <w:t>Budget</w:t>
      </w:r>
    </w:p>
    <w:p w14:paraId="000000FA" w14:textId="77777777" w:rsidR="00E77213" w:rsidRDefault="0045697C">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budget for Spring will be passed at the Fall retreat.  The budget for Fall will be passed at the Spring retreat.</w:t>
      </w:r>
    </w:p>
    <w:p w14:paraId="000000FB" w14:textId="7202DA55" w:rsidR="00E77213" w:rsidRPr="001010BB" w:rsidRDefault="0045697C" w:rsidP="001010BB">
      <w:pPr>
        <w:pStyle w:val="ListParagraph"/>
        <w:numPr>
          <w:ilvl w:val="0"/>
          <w:numId w:val="18"/>
        </w:numPr>
        <w:jc w:val="both"/>
        <w:rPr>
          <w:rFonts w:ascii="Times New Roman" w:eastAsia="Times New Roman" w:hAnsi="Times New Roman" w:cs="Times New Roman"/>
          <w:sz w:val="24"/>
          <w:szCs w:val="24"/>
        </w:rPr>
      </w:pPr>
      <w:r w:rsidRPr="001010BB">
        <w:rPr>
          <w:rFonts w:ascii="Times New Roman" w:eastAsia="Times New Roman" w:hAnsi="Times New Roman" w:cs="Times New Roman"/>
          <w:sz w:val="24"/>
          <w:szCs w:val="24"/>
        </w:rPr>
        <w:t>Officer Honorarium</w:t>
      </w:r>
    </w:p>
    <w:p w14:paraId="000000FC" w14:textId="799667B2" w:rsidR="00E77213" w:rsidRPr="00012385" w:rsidRDefault="0045697C" w:rsidP="00611D18">
      <w:pPr>
        <w:pStyle w:val="ListParagraph"/>
        <w:numPr>
          <w:ilvl w:val="0"/>
          <w:numId w:val="48"/>
        </w:numPr>
        <w:jc w:val="both"/>
        <w:rPr>
          <w:rFonts w:ascii="Times New Roman" w:eastAsia="Times New Roman" w:hAnsi="Times New Roman" w:cs="Times New Roman"/>
          <w:sz w:val="24"/>
          <w:szCs w:val="24"/>
        </w:rPr>
      </w:pPr>
      <w:r w:rsidRPr="00012385">
        <w:rPr>
          <w:rFonts w:ascii="Times New Roman" w:eastAsia="Times New Roman" w:hAnsi="Times New Roman" w:cs="Times New Roman"/>
          <w:sz w:val="24"/>
          <w:szCs w:val="24"/>
        </w:rPr>
        <w:t>Officers will receive an Honorarium each term out of the Approved Budget in the following amounts:</w:t>
      </w:r>
    </w:p>
    <w:p w14:paraId="000000FD"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President - $500</w:t>
      </w:r>
    </w:p>
    <w:p w14:paraId="000000FE"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Administration - $450</w:t>
      </w:r>
    </w:p>
    <w:p w14:paraId="000000FF"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Vice President of Programming - $450</w:t>
      </w:r>
    </w:p>
    <w:p w14:paraId="00000100"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Public Relations - $450</w:t>
      </w:r>
    </w:p>
    <w:p w14:paraId="00000101" w14:textId="77777777" w:rsidR="00E77213" w:rsidRPr="00590DE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Vice </w:t>
      </w:r>
      <w:r w:rsidRPr="00590DE3">
        <w:rPr>
          <w:rFonts w:ascii="Times New Roman" w:eastAsia="Times New Roman" w:hAnsi="Times New Roman" w:cs="Times New Roman"/>
          <w:sz w:val="24"/>
          <w:szCs w:val="24"/>
        </w:rPr>
        <w:t>President of Finance- $450</w:t>
      </w:r>
    </w:p>
    <w:p w14:paraId="5B69F8FD" w14:textId="34F3AEB1" w:rsidR="00571C82" w:rsidRPr="00590DE3" w:rsidRDefault="0045697C" w:rsidP="00571C82">
      <w:pPr>
        <w:numPr>
          <w:ilvl w:val="0"/>
          <w:numId w:val="7"/>
        </w:numPr>
        <w:jc w:val="both"/>
        <w:rPr>
          <w:rFonts w:ascii="Times New Roman" w:eastAsia="Times New Roman" w:hAnsi="Times New Roman" w:cs="Times New Roman"/>
          <w:sz w:val="24"/>
          <w:szCs w:val="24"/>
        </w:rPr>
      </w:pPr>
      <w:r w:rsidRPr="00590DE3">
        <w:rPr>
          <w:rFonts w:ascii="Times New Roman" w:eastAsia="Times New Roman" w:hAnsi="Times New Roman" w:cs="Times New Roman"/>
          <w:sz w:val="24"/>
          <w:szCs w:val="24"/>
        </w:rPr>
        <w:t>Parliamentarian - $</w:t>
      </w:r>
      <w:r w:rsidR="00952CC8" w:rsidRPr="00590DE3">
        <w:rPr>
          <w:rFonts w:ascii="Times New Roman" w:eastAsia="Times New Roman" w:hAnsi="Times New Roman" w:cs="Times New Roman"/>
          <w:sz w:val="24"/>
          <w:szCs w:val="24"/>
        </w:rPr>
        <w:t>4</w:t>
      </w:r>
      <w:r w:rsidRPr="00590DE3">
        <w:rPr>
          <w:rFonts w:ascii="Times New Roman" w:eastAsia="Times New Roman" w:hAnsi="Times New Roman" w:cs="Times New Roman"/>
          <w:sz w:val="24"/>
          <w:szCs w:val="24"/>
        </w:rPr>
        <w:t>50</w:t>
      </w:r>
    </w:p>
    <w:p w14:paraId="00000103" w14:textId="460DE0FC" w:rsidR="00E77213" w:rsidRPr="00590DE3" w:rsidRDefault="0045697C" w:rsidP="001010BB">
      <w:pPr>
        <w:pStyle w:val="ListParagraph"/>
        <w:numPr>
          <w:ilvl w:val="0"/>
          <w:numId w:val="18"/>
        </w:numPr>
        <w:jc w:val="both"/>
        <w:rPr>
          <w:rFonts w:ascii="Times New Roman" w:eastAsia="Times New Roman" w:hAnsi="Times New Roman" w:cs="Times New Roman"/>
          <w:sz w:val="24"/>
          <w:szCs w:val="24"/>
        </w:rPr>
      </w:pPr>
      <w:r w:rsidRPr="00590DE3">
        <w:rPr>
          <w:rFonts w:ascii="Times New Roman" w:eastAsia="Times New Roman" w:hAnsi="Times New Roman" w:cs="Times New Roman"/>
          <w:sz w:val="24"/>
          <w:szCs w:val="24"/>
        </w:rPr>
        <w:t>Committee Chair Honorarium</w:t>
      </w:r>
    </w:p>
    <w:p w14:paraId="00000104" w14:textId="77777777" w:rsidR="00E77213" w:rsidRDefault="0045697C">
      <w:pPr>
        <w:numPr>
          <w:ilvl w:val="0"/>
          <w:numId w:val="39"/>
        </w:numPr>
        <w:jc w:val="both"/>
        <w:rPr>
          <w:rFonts w:ascii="Times New Roman" w:eastAsia="Times New Roman" w:hAnsi="Times New Roman" w:cs="Times New Roman"/>
          <w:sz w:val="24"/>
          <w:szCs w:val="24"/>
        </w:rPr>
      </w:pPr>
      <w:r w:rsidRPr="00590DE3">
        <w:rPr>
          <w:rFonts w:ascii="Times New Roman" w:eastAsia="Times New Roman" w:hAnsi="Times New Roman" w:cs="Times New Roman"/>
          <w:sz w:val="24"/>
          <w:szCs w:val="24"/>
        </w:rPr>
        <w:t>Committee Chairs will receive</w:t>
      </w:r>
      <w:r>
        <w:rPr>
          <w:rFonts w:ascii="Times New Roman" w:eastAsia="Times New Roman" w:hAnsi="Times New Roman" w:cs="Times New Roman"/>
          <w:sz w:val="24"/>
          <w:szCs w:val="24"/>
        </w:rPr>
        <w:t xml:space="preserve"> an Honorarium each term out of the Approved Budget in the following amounts:</w:t>
      </w:r>
    </w:p>
    <w:p w14:paraId="00000105"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Concert Committee Chair - $200</w:t>
      </w:r>
    </w:p>
    <w:p w14:paraId="00000106"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Off-Campus Committee Chair - $200</w:t>
      </w:r>
    </w:p>
    <w:p w14:paraId="00000107"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Special Committee Chair - $200</w:t>
      </w:r>
    </w:p>
    <w:p w14:paraId="00000108"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Annual Committee Chair - $200</w:t>
      </w:r>
    </w:p>
    <w:p w14:paraId="11A9D179" w14:textId="6D1131C5" w:rsidR="00571C82" w:rsidRPr="00575D4E" w:rsidRDefault="00C54837" w:rsidP="00575D4E">
      <w:pPr>
        <w:numPr>
          <w:ilvl w:val="0"/>
          <w:numId w:val="4"/>
        </w:numPr>
        <w:jc w:val="both"/>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Social Media Coordinator</w:t>
      </w:r>
      <w:r w:rsidR="0045697C" w:rsidRPr="00990447">
        <w:rPr>
          <w:rFonts w:ascii="Times New Roman" w:eastAsia="Times New Roman" w:hAnsi="Times New Roman" w:cs="Times New Roman"/>
          <w:sz w:val="24"/>
          <w:szCs w:val="24"/>
        </w:rPr>
        <w:t xml:space="preserve"> - </w:t>
      </w:r>
      <w:r w:rsidR="0045697C" w:rsidRPr="00C71114">
        <w:rPr>
          <w:rFonts w:ascii="Times New Roman" w:eastAsia="Times New Roman" w:hAnsi="Times New Roman" w:cs="Times New Roman"/>
          <w:sz w:val="24"/>
          <w:szCs w:val="24"/>
        </w:rPr>
        <w:t>$</w:t>
      </w:r>
      <w:r w:rsidRPr="00C71114">
        <w:rPr>
          <w:rFonts w:ascii="Times New Roman" w:eastAsia="Times New Roman" w:hAnsi="Times New Roman" w:cs="Times New Roman"/>
          <w:sz w:val="24"/>
          <w:szCs w:val="24"/>
        </w:rPr>
        <w:t>1</w:t>
      </w:r>
      <w:r w:rsidR="0045697C" w:rsidRPr="00C71114">
        <w:rPr>
          <w:rFonts w:ascii="Times New Roman" w:eastAsia="Times New Roman" w:hAnsi="Times New Roman" w:cs="Times New Roman"/>
          <w:sz w:val="24"/>
          <w:szCs w:val="24"/>
        </w:rPr>
        <w:t>00</w:t>
      </w:r>
    </w:p>
    <w:p w14:paraId="0000010A" w14:textId="77777777" w:rsidR="00E77213" w:rsidRDefault="0045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Applications Process</w:t>
      </w:r>
    </w:p>
    <w:p w14:paraId="0000010B" w14:textId="61CDF690" w:rsidR="00E77213" w:rsidRDefault="0045697C">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applications process will have set regulations on how many applicants can proceed on through to the next round. The applications committee can only bring a maximum of 100 applicants from the written application round to the group interview round. When moving from the group interview round to the individual interview round, the applications committee can only bring a maximum of half plus one </w:t>
      </w:r>
      <w:proofErr w:type="gramStart"/>
      <w:r>
        <w:rPr>
          <w:rFonts w:ascii="Times New Roman" w:eastAsia="Times New Roman" w:hAnsi="Times New Roman" w:cs="Times New Roman"/>
          <w:sz w:val="24"/>
          <w:szCs w:val="24"/>
        </w:rPr>
        <w:t>applicants</w:t>
      </w:r>
      <w:proofErr w:type="gramEnd"/>
      <w:r>
        <w:rPr>
          <w:rFonts w:ascii="Times New Roman" w:eastAsia="Times New Roman" w:hAnsi="Times New Roman" w:cs="Times New Roman"/>
          <w:sz w:val="24"/>
          <w:szCs w:val="24"/>
        </w:rPr>
        <w:t xml:space="preserve"> to the next round. After the final individual interviews, the applications committee will choose their top x applicants, with x being the number of desired new members that application cycle. </w:t>
      </w:r>
    </w:p>
    <w:p w14:paraId="0000010C" w14:textId="77777777" w:rsidR="00E77213" w:rsidRDefault="0045697C">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Parliamentarian, the Vice President of Administration, and the co-chair of the Applications Committee will </w:t>
      </w:r>
      <w:proofErr w:type="gramStart"/>
      <w:r>
        <w:rPr>
          <w:rFonts w:ascii="Times New Roman" w:eastAsia="Times New Roman" w:hAnsi="Times New Roman" w:cs="Times New Roman"/>
          <w:sz w:val="24"/>
          <w:szCs w:val="24"/>
        </w:rPr>
        <w:t>be in charge of</w:t>
      </w:r>
      <w:proofErr w:type="gramEnd"/>
      <w:r>
        <w:rPr>
          <w:rFonts w:ascii="Times New Roman" w:eastAsia="Times New Roman" w:hAnsi="Times New Roman" w:cs="Times New Roman"/>
          <w:sz w:val="24"/>
          <w:szCs w:val="24"/>
        </w:rPr>
        <w:t xml:space="preserve"> new member onboarding.</w:t>
      </w:r>
    </w:p>
    <w:p w14:paraId="0000010D"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Recall of Members</w:t>
      </w:r>
    </w:p>
    <w:p w14:paraId="0000010E" w14:textId="65AA78C3" w:rsidR="00E77213" w:rsidRDefault="0045697C">
      <w:pPr>
        <w:numPr>
          <w:ilvl w:val="0"/>
          <w:numId w:val="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member will be required to fulfill two additional event points, two additional pub points, and one additional office hour while completing standard term requirements; these </w:t>
      </w:r>
      <w:r w:rsidRPr="00590DE3">
        <w:rPr>
          <w:rFonts w:ascii="Times New Roman" w:eastAsia="Times New Roman" w:hAnsi="Times New Roman" w:cs="Times New Roman"/>
          <w:sz w:val="24"/>
          <w:szCs w:val="24"/>
        </w:rPr>
        <w:t xml:space="preserve">additional requirements can be substituted with a special project(s) as deemed appropriate by the </w:t>
      </w:r>
      <w:r w:rsidR="007C4532" w:rsidRPr="00590DE3">
        <w:rPr>
          <w:rFonts w:ascii="Times New Roman" w:eastAsia="Times New Roman" w:hAnsi="Times New Roman" w:cs="Times New Roman"/>
          <w:sz w:val="24"/>
          <w:szCs w:val="24"/>
        </w:rPr>
        <w:t>Executive Board</w:t>
      </w:r>
      <w:r w:rsidRPr="00590DE3">
        <w:rPr>
          <w:rFonts w:ascii="Times New Roman" w:eastAsia="Times New Roman" w:hAnsi="Times New Roman" w:cs="Times New Roman"/>
          <w:sz w:val="24"/>
          <w:szCs w:val="24"/>
        </w:rPr>
        <w:t>. Failure to complete point requirements will result in a meeting with the Executive Board and that member. Those with incomplete requirements will receive a letter announcing probation.  After receiving this probation letter, a member may not reach probation</w:t>
      </w:r>
      <w:r>
        <w:rPr>
          <w:rFonts w:ascii="Times New Roman" w:eastAsia="Times New Roman" w:hAnsi="Times New Roman" w:cs="Times New Roman"/>
          <w:sz w:val="24"/>
          <w:szCs w:val="24"/>
        </w:rPr>
        <w:t xml:space="preserve"> again during his/her/their term as a FUSAB member or that member will be excused from the board at the end of the semester.</w:t>
      </w:r>
    </w:p>
    <w:p w14:paraId="0000010F" w14:textId="77777777" w:rsidR="00E77213" w:rsidRDefault="0045697C">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1.  The Officers reserve the right to terminate a previously or currently probated member immediately by means of a unanimous vote of the Officers if that member continues to fail to meet the requirements of members as stated in Article VI, Section C.</w:t>
      </w:r>
    </w:p>
    <w:p w14:paraId="00000110"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Voting Requirements</w:t>
      </w:r>
    </w:p>
    <w:p w14:paraId="00000111" w14:textId="769F889F" w:rsidR="00E77213" w:rsidRPr="001010BB" w:rsidRDefault="0045697C" w:rsidP="001010BB">
      <w:pPr>
        <w:pStyle w:val="ListParagraph"/>
        <w:numPr>
          <w:ilvl w:val="0"/>
          <w:numId w:val="52"/>
        </w:numPr>
        <w:rPr>
          <w:rFonts w:ascii="Times New Roman" w:eastAsia="Times New Roman" w:hAnsi="Times New Roman" w:cs="Times New Roman"/>
          <w:sz w:val="24"/>
          <w:szCs w:val="24"/>
        </w:rPr>
      </w:pPr>
      <w:r w:rsidRPr="001010BB">
        <w:rPr>
          <w:rFonts w:ascii="Times New Roman" w:eastAsia="Times New Roman" w:hAnsi="Times New Roman" w:cs="Times New Roman"/>
          <w:sz w:val="24"/>
          <w:szCs w:val="24"/>
        </w:rPr>
        <w:t xml:space="preserve">When a motion for an event from a committee is equal to or greater than 20% of the </w:t>
      </w:r>
      <w:r w:rsidR="00245BF5" w:rsidRPr="001010BB">
        <w:rPr>
          <w:rFonts w:ascii="Times New Roman" w:eastAsia="Times New Roman" w:hAnsi="Times New Roman" w:cs="Times New Roman"/>
          <w:sz w:val="24"/>
          <w:szCs w:val="24"/>
        </w:rPr>
        <w:t xml:space="preserve">committee’s respective </w:t>
      </w:r>
      <w:r w:rsidRPr="001010BB">
        <w:rPr>
          <w:rFonts w:ascii="Times New Roman" w:eastAsia="Times New Roman" w:hAnsi="Times New Roman" w:cs="Times New Roman"/>
          <w:sz w:val="24"/>
          <w:szCs w:val="24"/>
        </w:rPr>
        <w:t>budget, the board will discuss and vote on the motion. The motion for the event cannot be passed by unanimous consent. The motion must be passed with a ⅔ majority of the board.</w:t>
      </w:r>
    </w:p>
    <w:p w14:paraId="00000112"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VIII. Missing Event Shifts</w:t>
      </w:r>
    </w:p>
    <w:p w14:paraId="00000113" w14:textId="77777777" w:rsidR="00E77213" w:rsidRDefault="0045697C">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 member can’t fulfill obligations for an event </w:t>
      </w:r>
      <w:proofErr w:type="gramStart"/>
      <w:r>
        <w:rPr>
          <w:rFonts w:ascii="Times New Roman" w:eastAsia="Times New Roman" w:hAnsi="Times New Roman" w:cs="Times New Roman"/>
          <w:sz w:val="24"/>
          <w:szCs w:val="24"/>
        </w:rPr>
        <w:t>shift</w:t>
      </w:r>
      <w:proofErr w:type="gramEnd"/>
      <w:r>
        <w:rPr>
          <w:rFonts w:ascii="Times New Roman" w:eastAsia="Times New Roman" w:hAnsi="Times New Roman" w:cs="Times New Roman"/>
          <w:sz w:val="24"/>
          <w:szCs w:val="24"/>
        </w:rPr>
        <w:t xml:space="preserve"> they have signed up for, including events off campus they are the representatives for, they are responsible for finding a board member to replace them and communicating that with the VPP.</w:t>
      </w:r>
    </w:p>
    <w:p w14:paraId="00000114" w14:textId="0B3F3633" w:rsidR="00E77213" w:rsidRPr="00990447" w:rsidRDefault="0045697C" w:rsidP="00990447">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Members who fail to fulfill an event shift they have signed up for will not be penalized after the first occurrence. After the second occurrence, they will lose two event shift points. After this, they will continue to lose two event points for each shift missed and they will be required to meet with the VPP or President, and the advisor.</w:t>
      </w:r>
    </w:p>
    <w:p w14:paraId="130EF448" w14:textId="5463E472" w:rsidR="00FF56FE" w:rsidRPr="00990447" w:rsidRDefault="00FF56FE" w:rsidP="00FF56FE">
      <w:pPr>
        <w:rPr>
          <w:rFonts w:ascii="Times New Roman" w:eastAsia="Times New Roman" w:hAnsi="Times New Roman" w:cs="Times New Roman"/>
          <w:b/>
          <w:bCs/>
          <w:color w:val="222222"/>
          <w:sz w:val="24"/>
          <w:szCs w:val="24"/>
        </w:rPr>
      </w:pPr>
      <w:r>
        <w:rPr>
          <w:rFonts w:ascii="Times New Roman" w:eastAsia="Times New Roman" w:hAnsi="Times New Roman" w:cs="Times New Roman"/>
          <w:color w:val="222222"/>
          <w:sz w:val="24"/>
          <w:szCs w:val="24"/>
        </w:rPr>
        <w:t>IX</w:t>
      </w:r>
      <w:r w:rsidRPr="00990447">
        <w:rPr>
          <w:rFonts w:ascii="Times New Roman" w:eastAsia="Times New Roman" w:hAnsi="Times New Roman" w:cs="Times New Roman"/>
          <w:color w:val="222222"/>
          <w:sz w:val="24"/>
          <w:szCs w:val="24"/>
        </w:rPr>
        <w:t xml:space="preserve">. </w:t>
      </w:r>
      <w:r w:rsidRPr="00990447">
        <w:rPr>
          <w:rFonts w:ascii="Times New Roman" w:eastAsia="Times New Roman" w:hAnsi="Times New Roman" w:cs="Times New Roman"/>
          <w:b/>
          <w:bCs/>
          <w:color w:val="222222"/>
          <w:sz w:val="24"/>
          <w:szCs w:val="24"/>
        </w:rPr>
        <w:t>Social Media Coordinator</w:t>
      </w:r>
    </w:p>
    <w:p w14:paraId="173FD77D" w14:textId="6E9F9A77" w:rsidR="00FF56FE" w:rsidRPr="00590DE3" w:rsidRDefault="00FF56FE" w:rsidP="00FF56FE">
      <w:pPr>
        <w:pStyle w:val="ListParagraph"/>
        <w:numPr>
          <w:ilvl w:val="0"/>
          <w:numId w:val="49"/>
        </w:numPr>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 xml:space="preserve">The Social Media </w:t>
      </w:r>
      <w:r w:rsidRPr="00590DE3">
        <w:rPr>
          <w:rFonts w:ascii="Times New Roman" w:eastAsia="Times New Roman" w:hAnsi="Times New Roman" w:cs="Times New Roman"/>
          <w:sz w:val="24"/>
          <w:szCs w:val="24"/>
        </w:rPr>
        <w:t xml:space="preserve">Coordinator shall be a position selected in the same fashion as Committee Chairs, by the </w:t>
      </w:r>
      <w:r w:rsidR="007C4532" w:rsidRPr="00590DE3">
        <w:rPr>
          <w:rFonts w:ascii="Times New Roman" w:eastAsia="Times New Roman" w:hAnsi="Times New Roman" w:cs="Times New Roman"/>
          <w:sz w:val="24"/>
          <w:szCs w:val="24"/>
        </w:rPr>
        <w:t>Executive Board</w:t>
      </w:r>
      <w:r w:rsidRPr="00590DE3">
        <w:rPr>
          <w:rFonts w:ascii="Times New Roman" w:eastAsia="Times New Roman" w:hAnsi="Times New Roman" w:cs="Times New Roman"/>
          <w:sz w:val="24"/>
          <w:szCs w:val="24"/>
        </w:rPr>
        <w:t>.</w:t>
      </w:r>
    </w:p>
    <w:p w14:paraId="6BB88D80" w14:textId="49720497" w:rsidR="00C54837" w:rsidRPr="00590DE3" w:rsidRDefault="00C54837" w:rsidP="00FF56FE">
      <w:pPr>
        <w:pStyle w:val="ListParagraph"/>
        <w:numPr>
          <w:ilvl w:val="0"/>
          <w:numId w:val="49"/>
        </w:numPr>
        <w:rPr>
          <w:rFonts w:ascii="Times New Roman" w:eastAsia="Times New Roman" w:hAnsi="Times New Roman" w:cs="Times New Roman"/>
          <w:sz w:val="24"/>
          <w:szCs w:val="24"/>
        </w:rPr>
      </w:pPr>
      <w:r w:rsidRPr="00590DE3">
        <w:rPr>
          <w:rFonts w:ascii="Times New Roman" w:eastAsia="Times New Roman" w:hAnsi="Times New Roman" w:cs="Times New Roman"/>
          <w:sz w:val="24"/>
          <w:szCs w:val="24"/>
        </w:rPr>
        <w:t xml:space="preserve">The </w:t>
      </w:r>
      <w:proofErr w:type="gramStart"/>
      <w:r w:rsidRPr="00590DE3">
        <w:rPr>
          <w:rFonts w:ascii="Times New Roman" w:eastAsia="Times New Roman" w:hAnsi="Times New Roman" w:cs="Times New Roman"/>
          <w:sz w:val="24"/>
          <w:szCs w:val="24"/>
        </w:rPr>
        <w:t>Coordinator</w:t>
      </w:r>
      <w:proofErr w:type="gramEnd"/>
      <w:r w:rsidRPr="00590DE3">
        <w:rPr>
          <w:rFonts w:ascii="Times New Roman" w:eastAsia="Times New Roman" w:hAnsi="Times New Roman" w:cs="Times New Roman"/>
          <w:sz w:val="24"/>
          <w:szCs w:val="24"/>
        </w:rPr>
        <w:t xml:space="preserve"> shall have a budget for paid advertising</w:t>
      </w:r>
      <w:r w:rsidR="0075413E" w:rsidRPr="00590DE3">
        <w:rPr>
          <w:rFonts w:ascii="Times New Roman" w:eastAsia="Times New Roman" w:hAnsi="Times New Roman" w:cs="Times New Roman"/>
          <w:sz w:val="24"/>
          <w:szCs w:val="24"/>
        </w:rPr>
        <w:t xml:space="preserve">, to be supplemented as needed by </w:t>
      </w:r>
      <w:r w:rsidR="00621DB5" w:rsidRPr="00590DE3">
        <w:rPr>
          <w:rFonts w:ascii="Times New Roman" w:eastAsia="Times New Roman" w:hAnsi="Times New Roman" w:cs="Times New Roman"/>
          <w:sz w:val="24"/>
          <w:szCs w:val="24"/>
        </w:rPr>
        <w:t>committees</w:t>
      </w:r>
      <w:r w:rsidRPr="00590DE3">
        <w:rPr>
          <w:rFonts w:ascii="Times New Roman" w:eastAsia="Times New Roman" w:hAnsi="Times New Roman" w:cs="Times New Roman"/>
          <w:sz w:val="24"/>
          <w:szCs w:val="24"/>
        </w:rPr>
        <w:t>.</w:t>
      </w:r>
    </w:p>
    <w:p w14:paraId="4B86CDED" w14:textId="2B5B72EA" w:rsidR="00FF56FE" w:rsidRPr="00990447" w:rsidRDefault="00FF56FE" w:rsidP="00FF56FE">
      <w:pPr>
        <w:pStyle w:val="ListParagraph"/>
        <w:numPr>
          <w:ilvl w:val="0"/>
          <w:numId w:val="49"/>
        </w:numPr>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 xml:space="preserve">The responsibilities of the </w:t>
      </w:r>
      <w:proofErr w:type="gramStart"/>
      <w:r w:rsidRPr="00990447">
        <w:rPr>
          <w:rFonts w:ascii="Times New Roman" w:eastAsia="Times New Roman" w:hAnsi="Times New Roman" w:cs="Times New Roman"/>
          <w:sz w:val="24"/>
          <w:szCs w:val="24"/>
        </w:rPr>
        <w:t>Coordinator</w:t>
      </w:r>
      <w:proofErr w:type="gramEnd"/>
      <w:r w:rsidRPr="00990447">
        <w:rPr>
          <w:rFonts w:ascii="Times New Roman" w:eastAsia="Times New Roman" w:hAnsi="Times New Roman" w:cs="Times New Roman"/>
          <w:sz w:val="24"/>
          <w:szCs w:val="24"/>
        </w:rPr>
        <w:t xml:space="preserve"> will be:</w:t>
      </w:r>
    </w:p>
    <w:p w14:paraId="6E544329" w14:textId="397E4225" w:rsidR="00FF56FE" w:rsidRPr="00990447" w:rsidRDefault="00FF56FE" w:rsidP="00FF56FE">
      <w:pPr>
        <w:ind w:left="1440"/>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1. Attend meetings of the Committee Chairs.</w:t>
      </w:r>
    </w:p>
    <w:p w14:paraId="12583650" w14:textId="45BF91E5" w:rsidR="00FF56FE" w:rsidRPr="00990447" w:rsidRDefault="00FF56FE" w:rsidP="00FF56FE">
      <w:pPr>
        <w:ind w:left="1440"/>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2. Coordinate and manage control of all official FUSAB social media accounts.</w:t>
      </w:r>
    </w:p>
    <w:p w14:paraId="614CE178" w14:textId="0C2ED93A" w:rsidR="00FF56FE" w:rsidRPr="00990447" w:rsidRDefault="00FF56FE" w:rsidP="00FF56FE">
      <w:pPr>
        <w:ind w:left="1440"/>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3. Make a calendar of planned social media posts.</w:t>
      </w:r>
    </w:p>
    <w:p w14:paraId="77B472C5" w14:textId="4BA9F46B" w:rsidR="00C54837" w:rsidRPr="00990447" w:rsidRDefault="00FF56FE" w:rsidP="00990447">
      <w:pPr>
        <w:ind w:left="1440"/>
      </w:pPr>
      <w:r w:rsidRPr="00990447">
        <w:rPr>
          <w:rFonts w:ascii="Times New Roman" w:eastAsia="Times New Roman" w:hAnsi="Times New Roman" w:cs="Times New Roman"/>
          <w:sz w:val="24"/>
          <w:szCs w:val="24"/>
        </w:rPr>
        <w:t xml:space="preserve">4. Ensure </w:t>
      </w:r>
      <w:r w:rsidR="006635FD" w:rsidRPr="00990447">
        <w:rPr>
          <w:rFonts w:ascii="Times New Roman" w:eastAsia="Times New Roman" w:hAnsi="Times New Roman" w:cs="Times New Roman"/>
          <w:sz w:val="24"/>
          <w:szCs w:val="24"/>
        </w:rPr>
        <w:t>all</w:t>
      </w:r>
      <w:r w:rsidRPr="00990447">
        <w:rPr>
          <w:rFonts w:ascii="Times New Roman" w:eastAsia="Times New Roman" w:hAnsi="Times New Roman" w:cs="Times New Roman"/>
          <w:sz w:val="24"/>
          <w:szCs w:val="24"/>
        </w:rPr>
        <w:t xml:space="preserve"> FUSAB events are </w:t>
      </w:r>
      <w:r w:rsidR="00C54837" w:rsidRPr="00990447">
        <w:rPr>
          <w:rFonts w:ascii="Times New Roman" w:eastAsia="Times New Roman" w:hAnsi="Times New Roman" w:cs="Times New Roman"/>
          <w:sz w:val="24"/>
          <w:szCs w:val="24"/>
        </w:rPr>
        <w:t>represented on the official social media accounts.</w:t>
      </w:r>
    </w:p>
    <w:p w14:paraId="00000118" w14:textId="785664F1" w:rsidR="00E77213" w:rsidRPr="00590DE3" w:rsidRDefault="0045697C" w:rsidP="00590DE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E77213" w:rsidRPr="00590DE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6AEA"/>
    <w:multiLevelType w:val="multilevel"/>
    <w:tmpl w:val="C0923A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2F234D9"/>
    <w:multiLevelType w:val="hybridMultilevel"/>
    <w:tmpl w:val="51721C4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A00FD"/>
    <w:multiLevelType w:val="multilevel"/>
    <w:tmpl w:val="1D06D9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4D0740"/>
    <w:multiLevelType w:val="multilevel"/>
    <w:tmpl w:val="C71033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68D0424"/>
    <w:multiLevelType w:val="multilevel"/>
    <w:tmpl w:val="5D2CD3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E34775"/>
    <w:multiLevelType w:val="multilevel"/>
    <w:tmpl w:val="1A7ED3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086C39E5"/>
    <w:multiLevelType w:val="multilevel"/>
    <w:tmpl w:val="973672F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15:restartNumberingAfterBreak="0">
    <w:nsid w:val="0A231F57"/>
    <w:multiLevelType w:val="multilevel"/>
    <w:tmpl w:val="F258A16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B271091"/>
    <w:multiLevelType w:val="multilevel"/>
    <w:tmpl w:val="5FFCC12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5187DC8"/>
    <w:multiLevelType w:val="multilevel"/>
    <w:tmpl w:val="53A2D2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18064327"/>
    <w:multiLevelType w:val="multilevel"/>
    <w:tmpl w:val="58C2871A"/>
    <w:lvl w:ilvl="0">
      <w:start w:val="1"/>
      <w:numFmt w:val="upperLetter"/>
      <w:lvlText w:val="%1."/>
      <w:lvlJc w:val="left"/>
      <w:pPr>
        <w:ind w:left="720" w:hanging="360"/>
      </w:pPr>
      <w:rPr>
        <w:b w:val="0"/>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AE6159B"/>
    <w:multiLevelType w:val="multilevel"/>
    <w:tmpl w:val="3CE8F8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1C342ED3"/>
    <w:multiLevelType w:val="multilevel"/>
    <w:tmpl w:val="1670226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234A7EDD"/>
    <w:multiLevelType w:val="multilevel"/>
    <w:tmpl w:val="882CA2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452254A"/>
    <w:multiLevelType w:val="multilevel"/>
    <w:tmpl w:val="A60CB7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258472D4"/>
    <w:multiLevelType w:val="multilevel"/>
    <w:tmpl w:val="F0D4B7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5CD57F6"/>
    <w:multiLevelType w:val="multilevel"/>
    <w:tmpl w:val="5D3AF9E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7" w15:restartNumberingAfterBreak="0">
    <w:nsid w:val="27AB0DA3"/>
    <w:multiLevelType w:val="multilevel"/>
    <w:tmpl w:val="A13AD2C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27BE505E"/>
    <w:multiLevelType w:val="multilevel"/>
    <w:tmpl w:val="E504768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15:restartNumberingAfterBreak="0">
    <w:nsid w:val="2CAC0802"/>
    <w:multiLevelType w:val="multilevel"/>
    <w:tmpl w:val="C5F287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0" w15:restartNumberingAfterBreak="0">
    <w:nsid w:val="3368548B"/>
    <w:multiLevelType w:val="multilevel"/>
    <w:tmpl w:val="33F0F3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15:restartNumberingAfterBreak="0">
    <w:nsid w:val="39A35376"/>
    <w:multiLevelType w:val="multilevel"/>
    <w:tmpl w:val="303826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39D844F5"/>
    <w:multiLevelType w:val="multilevel"/>
    <w:tmpl w:val="55027F2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3" w15:restartNumberingAfterBreak="0">
    <w:nsid w:val="3E2E34EF"/>
    <w:multiLevelType w:val="hybridMultilevel"/>
    <w:tmpl w:val="D9BEF2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26B4C80"/>
    <w:multiLevelType w:val="multilevel"/>
    <w:tmpl w:val="30626DF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46B71E52"/>
    <w:multiLevelType w:val="hybridMultilevel"/>
    <w:tmpl w:val="4B14D490"/>
    <w:lvl w:ilvl="0" w:tplc="952C218C">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83E23C0"/>
    <w:multiLevelType w:val="multilevel"/>
    <w:tmpl w:val="46B6498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15:restartNumberingAfterBreak="0">
    <w:nsid w:val="4AFF5946"/>
    <w:multiLevelType w:val="multilevel"/>
    <w:tmpl w:val="5B58B4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4F10590D"/>
    <w:multiLevelType w:val="multilevel"/>
    <w:tmpl w:val="42DC5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4F5072AB"/>
    <w:multiLevelType w:val="multilevel"/>
    <w:tmpl w:val="A6A0C0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50504EE3"/>
    <w:multiLevelType w:val="multilevel"/>
    <w:tmpl w:val="5348807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1" w15:restartNumberingAfterBreak="0">
    <w:nsid w:val="50673BCC"/>
    <w:multiLevelType w:val="multilevel"/>
    <w:tmpl w:val="670460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0E76986"/>
    <w:multiLevelType w:val="multilevel"/>
    <w:tmpl w:val="2AC6417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29C670F"/>
    <w:multiLevelType w:val="multilevel"/>
    <w:tmpl w:val="E06079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56360F20"/>
    <w:multiLevelType w:val="multilevel"/>
    <w:tmpl w:val="FDC875F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14851C9"/>
    <w:multiLevelType w:val="hybridMultilevel"/>
    <w:tmpl w:val="639E3E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B438F7"/>
    <w:multiLevelType w:val="multilevel"/>
    <w:tmpl w:val="1C7ACBA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15:restartNumberingAfterBreak="0">
    <w:nsid w:val="680B3F74"/>
    <w:multiLevelType w:val="multilevel"/>
    <w:tmpl w:val="F8B83B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6965143B"/>
    <w:multiLevelType w:val="multilevel"/>
    <w:tmpl w:val="B81826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9" w15:restartNumberingAfterBreak="0">
    <w:nsid w:val="6B381082"/>
    <w:multiLevelType w:val="multilevel"/>
    <w:tmpl w:val="1B54A8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6C7F1079"/>
    <w:multiLevelType w:val="multilevel"/>
    <w:tmpl w:val="6D3C21E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1" w15:restartNumberingAfterBreak="0">
    <w:nsid w:val="6E2558C2"/>
    <w:multiLevelType w:val="multilevel"/>
    <w:tmpl w:val="B0D08E8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70C03F85"/>
    <w:multiLevelType w:val="multilevel"/>
    <w:tmpl w:val="4A82C52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3" w15:restartNumberingAfterBreak="0">
    <w:nsid w:val="710A563F"/>
    <w:multiLevelType w:val="multilevel"/>
    <w:tmpl w:val="E806C2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3432100"/>
    <w:multiLevelType w:val="multilevel"/>
    <w:tmpl w:val="6570D2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73EB4537"/>
    <w:multiLevelType w:val="multilevel"/>
    <w:tmpl w:val="44A4965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76097A0D"/>
    <w:multiLevelType w:val="multilevel"/>
    <w:tmpl w:val="4AF85F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60C050B"/>
    <w:multiLevelType w:val="multilevel"/>
    <w:tmpl w:val="3F0AB8C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78A64238"/>
    <w:multiLevelType w:val="multilevel"/>
    <w:tmpl w:val="32DC93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78BA5578"/>
    <w:multiLevelType w:val="multilevel"/>
    <w:tmpl w:val="2ACC18E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0" w15:restartNumberingAfterBreak="0">
    <w:nsid w:val="7C2B591B"/>
    <w:multiLevelType w:val="multilevel"/>
    <w:tmpl w:val="5D2CD3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7C9705C2"/>
    <w:multiLevelType w:val="multilevel"/>
    <w:tmpl w:val="306852C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40"/>
  </w:num>
  <w:num w:numId="2">
    <w:abstractNumId w:val="18"/>
  </w:num>
  <w:num w:numId="3">
    <w:abstractNumId w:val="19"/>
  </w:num>
  <w:num w:numId="4">
    <w:abstractNumId w:val="30"/>
  </w:num>
  <w:num w:numId="5">
    <w:abstractNumId w:val="33"/>
  </w:num>
  <w:num w:numId="6">
    <w:abstractNumId w:val="16"/>
  </w:num>
  <w:num w:numId="7">
    <w:abstractNumId w:val="42"/>
  </w:num>
  <w:num w:numId="8">
    <w:abstractNumId w:val="28"/>
  </w:num>
  <w:num w:numId="9">
    <w:abstractNumId w:val="34"/>
  </w:num>
  <w:num w:numId="10">
    <w:abstractNumId w:val="41"/>
  </w:num>
  <w:num w:numId="11">
    <w:abstractNumId w:val="38"/>
  </w:num>
  <w:num w:numId="12">
    <w:abstractNumId w:val="47"/>
  </w:num>
  <w:num w:numId="13">
    <w:abstractNumId w:val="45"/>
  </w:num>
  <w:num w:numId="14">
    <w:abstractNumId w:val="7"/>
  </w:num>
  <w:num w:numId="15">
    <w:abstractNumId w:val="0"/>
  </w:num>
  <w:num w:numId="16">
    <w:abstractNumId w:val="17"/>
  </w:num>
  <w:num w:numId="17">
    <w:abstractNumId w:val="3"/>
  </w:num>
  <w:num w:numId="18">
    <w:abstractNumId w:val="10"/>
  </w:num>
  <w:num w:numId="19">
    <w:abstractNumId w:val="29"/>
  </w:num>
  <w:num w:numId="20">
    <w:abstractNumId w:val="51"/>
  </w:num>
  <w:num w:numId="21">
    <w:abstractNumId w:val="2"/>
  </w:num>
  <w:num w:numId="22">
    <w:abstractNumId w:val="46"/>
  </w:num>
  <w:num w:numId="23">
    <w:abstractNumId w:val="24"/>
  </w:num>
  <w:num w:numId="24">
    <w:abstractNumId w:val="9"/>
  </w:num>
  <w:num w:numId="25">
    <w:abstractNumId w:val="50"/>
  </w:num>
  <w:num w:numId="26">
    <w:abstractNumId w:val="5"/>
  </w:num>
  <w:num w:numId="27">
    <w:abstractNumId w:val="12"/>
  </w:num>
  <w:num w:numId="28">
    <w:abstractNumId w:val="36"/>
  </w:num>
  <w:num w:numId="29">
    <w:abstractNumId w:val="39"/>
  </w:num>
  <w:num w:numId="30">
    <w:abstractNumId w:val="48"/>
  </w:num>
  <w:num w:numId="31">
    <w:abstractNumId w:val="49"/>
  </w:num>
  <w:num w:numId="32">
    <w:abstractNumId w:val="11"/>
  </w:num>
  <w:num w:numId="33">
    <w:abstractNumId w:val="44"/>
  </w:num>
  <w:num w:numId="34">
    <w:abstractNumId w:val="13"/>
  </w:num>
  <w:num w:numId="35">
    <w:abstractNumId w:val="8"/>
  </w:num>
  <w:num w:numId="36">
    <w:abstractNumId w:val="22"/>
  </w:num>
  <w:num w:numId="37">
    <w:abstractNumId w:val="20"/>
  </w:num>
  <w:num w:numId="38">
    <w:abstractNumId w:val="6"/>
  </w:num>
  <w:num w:numId="39">
    <w:abstractNumId w:val="14"/>
  </w:num>
  <w:num w:numId="40">
    <w:abstractNumId w:val="37"/>
  </w:num>
  <w:num w:numId="41">
    <w:abstractNumId w:val="43"/>
  </w:num>
  <w:num w:numId="42">
    <w:abstractNumId w:val="21"/>
  </w:num>
  <w:num w:numId="43">
    <w:abstractNumId w:val="32"/>
  </w:num>
  <w:num w:numId="44">
    <w:abstractNumId w:val="26"/>
  </w:num>
  <w:num w:numId="45">
    <w:abstractNumId w:val="31"/>
  </w:num>
  <w:num w:numId="46">
    <w:abstractNumId w:val="27"/>
  </w:num>
  <w:num w:numId="47">
    <w:abstractNumId w:val="15"/>
  </w:num>
  <w:num w:numId="48">
    <w:abstractNumId w:val="23"/>
  </w:num>
  <w:num w:numId="49">
    <w:abstractNumId w:val="1"/>
  </w:num>
  <w:num w:numId="50">
    <w:abstractNumId w:val="4"/>
  </w:num>
  <w:num w:numId="51">
    <w:abstractNumId w:val="25"/>
  </w:num>
  <w:num w:numId="52">
    <w:abstractNumId w:val="35"/>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m Gary-Student">
    <w15:presenceInfo w15:providerId="AD" w15:userId="S::sgary2@furman.edu::87871c56-6101-4a79-a4db-80fccfa4d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213"/>
    <w:rsid w:val="00012385"/>
    <w:rsid w:val="00013E4E"/>
    <w:rsid w:val="00036047"/>
    <w:rsid w:val="00036273"/>
    <w:rsid w:val="00041E70"/>
    <w:rsid w:val="000516A4"/>
    <w:rsid w:val="000600B2"/>
    <w:rsid w:val="00064900"/>
    <w:rsid w:val="00070406"/>
    <w:rsid w:val="00073021"/>
    <w:rsid w:val="00083D3E"/>
    <w:rsid w:val="000D05A2"/>
    <w:rsid w:val="000E3962"/>
    <w:rsid w:val="000E6305"/>
    <w:rsid w:val="000F024F"/>
    <w:rsid w:val="000F4015"/>
    <w:rsid w:val="000F55ED"/>
    <w:rsid w:val="001010BB"/>
    <w:rsid w:val="00116E77"/>
    <w:rsid w:val="0012046E"/>
    <w:rsid w:val="0013167D"/>
    <w:rsid w:val="0014795B"/>
    <w:rsid w:val="00172841"/>
    <w:rsid w:val="001974EA"/>
    <w:rsid w:val="001B2A47"/>
    <w:rsid w:val="001B4C56"/>
    <w:rsid w:val="001B66DE"/>
    <w:rsid w:val="001E353B"/>
    <w:rsid w:val="001F4D5A"/>
    <w:rsid w:val="001F6772"/>
    <w:rsid w:val="002018CA"/>
    <w:rsid w:val="00240E89"/>
    <w:rsid w:val="00245BF5"/>
    <w:rsid w:val="00266C51"/>
    <w:rsid w:val="00284F74"/>
    <w:rsid w:val="00285B97"/>
    <w:rsid w:val="002932E5"/>
    <w:rsid w:val="00296AA3"/>
    <w:rsid w:val="002A7030"/>
    <w:rsid w:val="002C29D3"/>
    <w:rsid w:val="002D7238"/>
    <w:rsid w:val="002F0F54"/>
    <w:rsid w:val="002F0FB3"/>
    <w:rsid w:val="0030372A"/>
    <w:rsid w:val="00333717"/>
    <w:rsid w:val="00341D2D"/>
    <w:rsid w:val="00355C36"/>
    <w:rsid w:val="00356EC2"/>
    <w:rsid w:val="003A1E03"/>
    <w:rsid w:val="003A2F74"/>
    <w:rsid w:val="003B3D6A"/>
    <w:rsid w:val="003C6D1A"/>
    <w:rsid w:val="003D2CF5"/>
    <w:rsid w:val="003D5C3E"/>
    <w:rsid w:val="003D64EC"/>
    <w:rsid w:val="003E0903"/>
    <w:rsid w:val="00414DFA"/>
    <w:rsid w:val="00423E93"/>
    <w:rsid w:val="00440004"/>
    <w:rsid w:val="0045423D"/>
    <w:rsid w:val="0045697C"/>
    <w:rsid w:val="00466471"/>
    <w:rsid w:val="00473413"/>
    <w:rsid w:val="00473AFF"/>
    <w:rsid w:val="004A0ADA"/>
    <w:rsid w:val="004B4822"/>
    <w:rsid w:val="004E536B"/>
    <w:rsid w:val="004F3F62"/>
    <w:rsid w:val="0053027F"/>
    <w:rsid w:val="00535DDF"/>
    <w:rsid w:val="00536ED2"/>
    <w:rsid w:val="005372C1"/>
    <w:rsid w:val="00554701"/>
    <w:rsid w:val="0056157D"/>
    <w:rsid w:val="00571BCA"/>
    <w:rsid w:val="00571C82"/>
    <w:rsid w:val="00575D4E"/>
    <w:rsid w:val="00590DE3"/>
    <w:rsid w:val="005A2003"/>
    <w:rsid w:val="005D1AC8"/>
    <w:rsid w:val="00611D18"/>
    <w:rsid w:val="00621DB5"/>
    <w:rsid w:val="00623F3B"/>
    <w:rsid w:val="00625CDD"/>
    <w:rsid w:val="00642FB8"/>
    <w:rsid w:val="00662332"/>
    <w:rsid w:val="006635FD"/>
    <w:rsid w:val="00666F8E"/>
    <w:rsid w:val="00670CF6"/>
    <w:rsid w:val="006761CC"/>
    <w:rsid w:val="006B1358"/>
    <w:rsid w:val="006B62BA"/>
    <w:rsid w:val="006E1F5B"/>
    <w:rsid w:val="00731507"/>
    <w:rsid w:val="007434C5"/>
    <w:rsid w:val="00750EDC"/>
    <w:rsid w:val="0075413E"/>
    <w:rsid w:val="007701C4"/>
    <w:rsid w:val="00773E5E"/>
    <w:rsid w:val="0078315A"/>
    <w:rsid w:val="007902AF"/>
    <w:rsid w:val="007A2BE2"/>
    <w:rsid w:val="007C2C05"/>
    <w:rsid w:val="007C4532"/>
    <w:rsid w:val="007E4B17"/>
    <w:rsid w:val="007E6A8A"/>
    <w:rsid w:val="00806BC2"/>
    <w:rsid w:val="00807E14"/>
    <w:rsid w:val="00823B60"/>
    <w:rsid w:val="00830C4C"/>
    <w:rsid w:val="0083510B"/>
    <w:rsid w:val="008403BA"/>
    <w:rsid w:val="00852845"/>
    <w:rsid w:val="00861DF5"/>
    <w:rsid w:val="00881223"/>
    <w:rsid w:val="00886AF0"/>
    <w:rsid w:val="008A33D0"/>
    <w:rsid w:val="008B19C2"/>
    <w:rsid w:val="008B3ACE"/>
    <w:rsid w:val="008C1034"/>
    <w:rsid w:val="008D6525"/>
    <w:rsid w:val="008F2AE8"/>
    <w:rsid w:val="008F5C8F"/>
    <w:rsid w:val="00913DDC"/>
    <w:rsid w:val="00952CC8"/>
    <w:rsid w:val="00954554"/>
    <w:rsid w:val="00981FDD"/>
    <w:rsid w:val="00990447"/>
    <w:rsid w:val="00996DD2"/>
    <w:rsid w:val="009A0BE7"/>
    <w:rsid w:val="009D1C6E"/>
    <w:rsid w:val="009E1697"/>
    <w:rsid w:val="009F547C"/>
    <w:rsid w:val="009F74E0"/>
    <w:rsid w:val="00A1297C"/>
    <w:rsid w:val="00A20860"/>
    <w:rsid w:val="00A22036"/>
    <w:rsid w:val="00A26776"/>
    <w:rsid w:val="00A33A5F"/>
    <w:rsid w:val="00A33C38"/>
    <w:rsid w:val="00A528F5"/>
    <w:rsid w:val="00A65C63"/>
    <w:rsid w:val="00A916EA"/>
    <w:rsid w:val="00A92FDA"/>
    <w:rsid w:val="00AA2541"/>
    <w:rsid w:val="00AF67C5"/>
    <w:rsid w:val="00B05804"/>
    <w:rsid w:val="00B14760"/>
    <w:rsid w:val="00B27519"/>
    <w:rsid w:val="00B36199"/>
    <w:rsid w:val="00B5208A"/>
    <w:rsid w:val="00B566A7"/>
    <w:rsid w:val="00B56E31"/>
    <w:rsid w:val="00B60854"/>
    <w:rsid w:val="00B75BA8"/>
    <w:rsid w:val="00B8561D"/>
    <w:rsid w:val="00B86BC4"/>
    <w:rsid w:val="00B87F6C"/>
    <w:rsid w:val="00BA509F"/>
    <w:rsid w:val="00BB0EF6"/>
    <w:rsid w:val="00BD6CF2"/>
    <w:rsid w:val="00BF5618"/>
    <w:rsid w:val="00C2384A"/>
    <w:rsid w:val="00C4049B"/>
    <w:rsid w:val="00C54837"/>
    <w:rsid w:val="00C71114"/>
    <w:rsid w:val="00C76B73"/>
    <w:rsid w:val="00C81580"/>
    <w:rsid w:val="00C8232B"/>
    <w:rsid w:val="00C843FC"/>
    <w:rsid w:val="00C94A7C"/>
    <w:rsid w:val="00CA33F0"/>
    <w:rsid w:val="00CB6DC5"/>
    <w:rsid w:val="00CC7905"/>
    <w:rsid w:val="00CC7C74"/>
    <w:rsid w:val="00CD5B7B"/>
    <w:rsid w:val="00CD6E7E"/>
    <w:rsid w:val="00CE1872"/>
    <w:rsid w:val="00CE4B99"/>
    <w:rsid w:val="00CE76F5"/>
    <w:rsid w:val="00D05C49"/>
    <w:rsid w:val="00D1765F"/>
    <w:rsid w:val="00D342C2"/>
    <w:rsid w:val="00D440B3"/>
    <w:rsid w:val="00D63D7F"/>
    <w:rsid w:val="00D6591E"/>
    <w:rsid w:val="00D72662"/>
    <w:rsid w:val="00DB4A38"/>
    <w:rsid w:val="00DC3A14"/>
    <w:rsid w:val="00DD5888"/>
    <w:rsid w:val="00E03C9C"/>
    <w:rsid w:val="00E10CF3"/>
    <w:rsid w:val="00E14A2E"/>
    <w:rsid w:val="00E77213"/>
    <w:rsid w:val="00E80A1A"/>
    <w:rsid w:val="00E95603"/>
    <w:rsid w:val="00EC0BC0"/>
    <w:rsid w:val="00EC50AA"/>
    <w:rsid w:val="00ED618F"/>
    <w:rsid w:val="00F11651"/>
    <w:rsid w:val="00F16690"/>
    <w:rsid w:val="00F235F8"/>
    <w:rsid w:val="00F30D70"/>
    <w:rsid w:val="00F34A0F"/>
    <w:rsid w:val="00F41CF5"/>
    <w:rsid w:val="00F46222"/>
    <w:rsid w:val="00F56E98"/>
    <w:rsid w:val="00F97199"/>
    <w:rsid w:val="00FF531D"/>
    <w:rsid w:val="00FF5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562DC4"/>
  <w15:docId w15:val="{9390A552-6F87-C047-A5D1-933F4A7B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03627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12385"/>
    <w:pPr>
      <w:ind w:left="720"/>
      <w:contextualSpacing/>
    </w:pPr>
  </w:style>
  <w:style w:type="character" w:styleId="CommentReference">
    <w:name w:val="annotation reference"/>
    <w:basedOn w:val="DefaultParagraphFont"/>
    <w:uiPriority w:val="99"/>
    <w:semiHidden/>
    <w:unhideWhenUsed/>
    <w:rsid w:val="00B75BA8"/>
    <w:rPr>
      <w:sz w:val="16"/>
      <w:szCs w:val="16"/>
    </w:rPr>
  </w:style>
  <w:style w:type="paragraph" w:styleId="CommentText">
    <w:name w:val="annotation text"/>
    <w:basedOn w:val="Normal"/>
    <w:link w:val="CommentTextChar"/>
    <w:uiPriority w:val="99"/>
    <w:semiHidden/>
    <w:unhideWhenUsed/>
    <w:rsid w:val="00B75BA8"/>
    <w:pPr>
      <w:spacing w:line="240" w:lineRule="auto"/>
    </w:pPr>
    <w:rPr>
      <w:sz w:val="20"/>
      <w:szCs w:val="20"/>
    </w:rPr>
  </w:style>
  <w:style w:type="character" w:customStyle="1" w:styleId="CommentTextChar">
    <w:name w:val="Comment Text Char"/>
    <w:basedOn w:val="DefaultParagraphFont"/>
    <w:link w:val="CommentText"/>
    <w:uiPriority w:val="99"/>
    <w:semiHidden/>
    <w:rsid w:val="00B75BA8"/>
    <w:rPr>
      <w:sz w:val="20"/>
      <w:szCs w:val="20"/>
    </w:rPr>
  </w:style>
  <w:style w:type="paragraph" w:styleId="CommentSubject">
    <w:name w:val="annotation subject"/>
    <w:basedOn w:val="CommentText"/>
    <w:next w:val="CommentText"/>
    <w:link w:val="CommentSubjectChar"/>
    <w:uiPriority w:val="99"/>
    <w:semiHidden/>
    <w:unhideWhenUsed/>
    <w:rsid w:val="00B75BA8"/>
    <w:rPr>
      <w:b/>
      <w:bCs/>
    </w:rPr>
  </w:style>
  <w:style w:type="character" w:customStyle="1" w:styleId="CommentSubjectChar">
    <w:name w:val="Comment Subject Char"/>
    <w:basedOn w:val="CommentTextChar"/>
    <w:link w:val="CommentSubject"/>
    <w:uiPriority w:val="99"/>
    <w:semiHidden/>
    <w:rsid w:val="00B75BA8"/>
    <w:rPr>
      <w:b/>
      <w:bCs/>
      <w:sz w:val="20"/>
      <w:szCs w:val="20"/>
    </w:rPr>
  </w:style>
  <w:style w:type="paragraph" w:styleId="BalloonText">
    <w:name w:val="Balloon Text"/>
    <w:basedOn w:val="Normal"/>
    <w:link w:val="BalloonTextChar"/>
    <w:uiPriority w:val="99"/>
    <w:semiHidden/>
    <w:unhideWhenUsed/>
    <w:rsid w:val="00B75B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75BA8"/>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228362">
      <w:bodyDiv w:val="1"/>
      <w:marLeft w:val="0"/>
      <w:marRight w:val="0"/>
      <w:marTop w:val="0"/>
      <w:marBottom w:val="0"/>
      <w:divBdr>
        <w:top w:val="none" w:sz="0" w:space="0" w:color="auto"/>
        <w:left w:val="none" w:sz="0" w:space="0" w:color="auto"/>
        <w:bottom w:val="none" w:sz="0" w:space="0" w:color="auto"/>
        <w:right w:val="none" w:sz="0" w:space="0" w:color="auto"/>
      </w:divBdr>
      <w:divsChild>
        <w:div w:id="1881434248">
          <w:marLeft w:val="0"/>
          <w:marRight w:val="0"/>
          <w:marTop w:val="0"/>
          <w:marBottom w:val="0"/>
          <w:divBdr>
            <w:top w:val="none" w:sz="0" w:space="0" w:color="auto"/>
            <w:left w:val="none" w:sz="0" w:space="0" w:color="auto"/>
            <w:bottom w:val="none" w:sz="0" w:space="0" w:color="auto"/>
            <w:right w:val="none" w:sz="0" w:space="0" w:color="auto"/>
          </w:divBdr>
          <w:divsChild>
            <w:div w:id="471604559">
              <w:marLeft w:val="0"/>
              <w:marRight w:val="0"/>
              <w:marTop w:val="0"/>
              <w:marBottom w:val="0"/>
              <w:divBdr>
                <w:top w:val="none" w:sz="0" w:space="0" w:color="auto"/>
                <w:left w:val="none" w:sz="0" w:space="0" w:color="auto"/>
                <w:bottom w:val="none" w:sz="0" w:space="0" w:color="auto"/>
                <w:right w:val="none" w:sz="0" w:space="0" w:color="auto"/>
              </w:divBdr>
              <w:divsChild>
                <w:div w:id="3124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3768</Words>
  <Characters>21483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Katie Militello-Student</cp:lastModifiedBy>
  <cp:revision>2</cp:revision>
  <dcterms:created xsi:type="dcterms:W3CDTF">2021-11-03T13:11:00Z</dcterms:created>
  <dcterms:modified xsi:type="dcterms:W3CDTF">2021-11-03T13:11:00Z</dcterms:modified>
</cp:coreProperties>
</file>