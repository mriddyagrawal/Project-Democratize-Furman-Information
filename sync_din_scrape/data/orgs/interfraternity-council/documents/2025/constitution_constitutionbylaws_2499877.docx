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people.xml" ContentType="application/vnd.openxmlformats-officedocument.wordprocessingml.people+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mc:Ignorable="w14 w15 w16se w16cid w16 w16cex w16sdtdh wp14">
  <w:body>
    <w:p w:rsidR="00CF38C5" w:rsidP="7F4D196F" w:rsidRDefault="00297369" w14:paraId="00000001" w14:textId="347D64CB">
      <w:pPr>
        <w:spacing w:line="240" w:lineRule="auto"/>
        <w:jc w:val="center"/>
        <w:rPr>
          <w:rFonts w:ascii="Times New Roman" w:hAnsi="Times New Roman" w:eastAsia="Times New Roman" w:cs="Times New Roman"/>
          <w:b w:val="1"/>
          <w:bCs w:val="1"/>
          <w:sz w:val="24"/>
          <w:szCs w:val="24"/>
        </w:rPr>
      </w:pPr>
      <w:r w:rsidRPr="3470C3F6" w:rsidR="00297369">
        <w:rPr>
          <w:rFonts w:ascii="Times New Roman" w:hAnsi="Times New Roman" w:eastAsia="Times New Roman" w:cs="Times New Roman"/>
          <w:b w:val="1"/>
          <w:bCs w:val="1"/>
          <w:sz w:val="24"/>
          <w:szCs w:val="24"/>
        </w:rPr>
        <w:t>CONSTITUTION &amp; BYLAWS OF THE INTERFRATERNITY COUNCIL</w:t>
      </w:r>
      <w:r>
        <w:br/>
      </w:r>
      <w:r w:rsidRPr="3470C3F6" w:rsidR="00297369">
        <w:rPr>
          <w:rFonts w:ascii="Times New Roman" w:hAnsi="Times New Roman" w:eastAsia="Times New Roman" w:cs="Times New Roman"/>
          <w:b w:val="1"/>
          <w:bCs w:val="1"/>
          <w:sz w:val="24"/>
          <w:szCs w:val="24"/>
        </w:rPr>
        <w:t>OF FURMAN UNIVERSITY</w:t>
      </w:r>
      <w:r>
        <w:br/>
      </w:r>
    </w:p>
    <w:p w:rsidR="00CF38C5" w:rsidP="2C18AD21" w:rsidRDefault="00297369" w14:paraId="00000002" w14:textId="150477C3">
      <w:pPr>
        <w:spacing w:line="240" w:lineRule="auto"/>
        <w:jc w:val="center"/>
        <w:rPr>
          <w:rFonts w:ascii="Times New Roman" w:hAnsi="Times New Roman" w:eastAsia="Times New Roman" w:cs="Times New Roman"/>
          <w:sz w:val="24"/>
          <w:szCs w:val="24"/>
          <w:lang w:val="en-US"/>
        </w:rPr>
      </w:pPr>
      <w:bookmarkStart w:name="_gjdgxs" w:id="0"/>
      <w:bookmarkEnd w:id="0"/>
      <w:r w:rsidRPr="2C18AD21" w:rsidR="00297369">
        <w:rPr>
          <w:rFonts w:ascii="Times New Roman" w:hAnsi="Times New Roman" w:eastAsia="Times New Roman" w:cs="Times New Roman"/>
          <w:sz w:val="24"/>
          <w:szCs w:val="24"/>
          <w:lang w:val="en-US"/>
        </w:rPr>
        <w:t xml:space="preserve">(As Amended &amp; Ratified </w:t>
      </w:r>
      <w:r w:rsidRPr="2C18AD21" w:rsidR="1E8CB311">
        <w:rPr>
          <w:rFonts w:ascii="Times New Roman" w:hAnsi="Times New Roman" w:eastAsia="Times New Roman" w:cs="Times New Roman"/>
          <w:sz w:val="24"/>
          <w:szCs w:val="24"/>
          <w:lang w:val="en-US"/>
        </w:rPr>
        <w:t>December 4, 2024</w:t>
      </w:r>
      <w:r w:rsidRPr="2C18AD21" w:rsidR="00297369">
        <w:rPr>
          <w:rFonts w:ascii="Times New Roman" w:hAnsi="Times New Roman" w:eastAsia="Times New Roman" w:cs="Times New Roman"/>
          <w:sz w:val="24"/>
          <w:szCs w:val="24"/>
          <w:lang w:val="en-US"/>
        </w:rPr>
        <w:t>)</w:t>
      </w:r>
    </w:p>
    <w:p w:rsidR="00CF38C5" w:rsidP="2F96AED0" w:rsidRDefault="00297369" w14:paraId="00000003" w14:textId="4E67AD7E">
      <w:pPr>
        <w:spacing w:before="240" w:after="240" w:line="240" w:lineRule="auto"/>
        <w:rPr>
          <w:rFonts w:ascii="Times New Roman" w:hAnsi="Times New Roman" w:eastAsia="Times New Roman" w:cs="Times New Roman"/>
          <w:sz w:val="24"/>
          <w:szCs w:val="24"/>
          <w:lang w:val="en-US"/>
        </w:rPr>
      </w:pPr>
      <w:commentRangeStart w:id="1"/>
      <w:r w:rsidRPr="2F96AED0" w:rsidR="00297369">
        <w:rPr>
          <w:rFonts w:ascii="Times New Roman" w:hAnsi="Times New Roman" w:eastAsia="Times New Roman" w:cs="Times New Roman"/>
          <w:sz w:val="24"/>
          <w:szCs w:val="24"/>
          <w:lang w:val="en-US"/>
        </w:rPr>
        <w:t>We, the</w:t>
      </w:r>
      <w:r w:rsidRPr="2F96AED0" w:rsidR="00297369">
        <w:rPr>
          <w:rFonts w:ascii="Times New Roman" w:hAnsi="Times New Roman" w:eastAsia="Times New Roman" w:cs="Times New Roman"/>
          <w:sz w:val="24"/>
          <w:szCs w:val="24"/>
          <w:lang w:val="en-US"/>
        </w:rPr>
        <w:t xml:space="preserve"> Interfraternity Council (IFC) at Furman University set forth this Constitution and Bylaws to create closer working relationships and coordination among its member chapters and Furman University, </w:t>
      </w:r>
      <w:r w:rsidRPr="2F96AED0" w:rsidR="00297369">
        <w:rPr>
          <w:rFonts w:ascii="Times New Roman" w:hAnsi="Times New Roman" w:eastAsia="Times New Roman" w:cs="Times New Roman"/>
          <w:sz w:val="24"/>
          <w:szCs w:val="24"/>
          <w:lang w:val="en-US"/>
        </w:rPr>
        <w:t>in accordance with</w:t>
      </w:r>
      <w:r w:rsidRPr="2F96AED0" w:rsidR="00297369">
        <w:rPr>
          <w:rFonts w:ascii="Times New Roman" w:hAnsi="Times New Roman" w:eastAsia="Times New Roman" w:cs="Times New Roman"/>
          <w:sz w:val="24"/>
          <w:szCs w:val="24"/>
          <w:lang w:val="en-US"/>
        </w:rPr>
        <w:t xml:space="preserve"> the policies and standards </w:t>
      </w:r>
      <w:r w:rsidRPr="2F96AED0" w:rsidR="00297369">
        <w:rPr>
          <w:rFonts w:ascii="Times New Roman" w:hAnsi="Times New Roman" w:eastAsia="Times New Roman" w:cs="Times New Roman"/>
          <w:sz w:val="24"/>
          <w:szCs w:val="24"/>
          <w:lang w:val="en-US"/>
        </w:rPr>
        <w:t>established</w:t>
      </w:r>
      <w:r w:rsidRPr="2F96AED0" w:rsidR="00297369">
        <w:rPr>
          <w:rFonts w:ascii="Times New Roman" w:hAnsi="Times New Roman" w:eastAsia="Times New Roman" w:cs="Times New Roman"/>
          <w:sz w:val="24"/>
          <w:szCs w:val="24"/>
          <w:lang w:val="en-US"/>
        </w:rPr>
        <w:t xml:space="preserve"> by the North American Interfraternity Conference (NIC). We, the Interfraternity Council (IFC) exist to advance the success of its member chapters and to promote the overall fraternity experience. With this aim, the IFC actively encourages </w:t>
      </w:r>
      <w:r w:rsidRPr="2F96AED0" w:rsidR="00297369">
        <w:rPr>
          <w:rFonts w:ascii="Times New Roman" w:hAnsi="Times New Roman" w:eastAsia="Times New Roman" w:cs="Times New Roman"/>
          <w:sz w:val="24"/>
          <w:szCs w:val="24"/>
          <w:lang w:val="en-US"/>
        </w:rPr>
        <w:t>interfraternalism</w:t>
      </w:r>
      <w:r w:rsidRPr="2F96AED0" w:rsidR="00297369">
        <w:rPr>
          <w:rFonts w:ascii="Times New Roman" w:hAnsi="Times New Roman" w:eastAsia="Times New Roman" w:cs="Times New Roman"/>
          <w:sz w:val="24"/>
          <w:szCs w:val="24"/>
          <w:lang w:val="en-US"/>
        </w:rPr>
        <w:t xml:space="preserve"> a</w:t>
      </w:r>
      <w:r w:rsidRPr="2F96AED0" w:rsidR="00297369">
        <w:rPr>
          <w:rFonts w:ascii="Times New Roman" w:hAnsi="Times New Roman" w:eastAsia="Times New Roman" w:cs="Times New Roman"/>
          <w:sz w:val="24"/>
          <w:szCs w:val="24"/>
          <w:lang w:val="en-US"/>
        </w:rPr>
        <w:t xml:space="preserve">nd collaboration with other fraternity/sorority governing councils and student </w:t>
      </w:r>
      <w:r w:rsidRPr="2F96AED0" w:rsidR="7673437E">
        <w:rPr>
          <w:rFonts w:ascii="Times New Roman" w:hAnsi="Times New Roman" w:eastAsia="Times New Roman" w:cs="Times New Roman"/>
          <w:sz w:val="24"/>
          <w:szCs w:val="24"/>
          <w:lang w:val="en-US"/>
        </w:rPr>
        <w:t>organizations.</w:t>
      </w:r>
      <w:r w:rsidRPr="2F96AED0" w:rsidR="00297369">
        <w:rPr>
          <w:rFonts w:ascii="Times New Roman" w:hAnsi="Times New Roman" w:eastAsia="Times New Roman" w:cs="Times New Roman"/>
          <w:sz w:val="24"/>
          <w:szCs w:val="24"/>
          <w:lang w:val="en-US"/>
        </w:rPr>
        <w:t xml:space="preserve"> Maintaining a positive working relationship and partnership with the campus administration, alumni, NIC and </w:t>
      </w:r>
      <w:r w:rsidRPr="2F96AED0" w:rsidR="00297369">
        <w:rPr>
          <w:rFonts w:ascii="Times New Roman" w:hAnsi="Times New Roman" w:eastAsia="Times New Roman" w:cs="Times New Roman"/>
          <w:sz w:val="24"/>
          <w:szCs w:val="24"/>
          <w:lang w:val="en-US"/>
        </w:rPr>
        <w:t>inter/national</w:t>
      </w:r>
      <w:r w:rsidRPr="2F96AED0" w:rsidR="00297369">
        <w:rPr>
          <w:rFonts w:ascii="Times New Roman" w:hAnsi="Times New Roman" w:eastAsia="Times New Roman" w:cs="Times New Roman"/>
          <w:sz w:val="24"/>
          <w:szCs w:val="24"/>
          <w:lang w:val="en-US"/>
        </w:rPr>
        <w:t xml:space="preserve"> headquarters is critical toward elevating the role of the IFC.</w:t>
      </w:r>
      <w:commentRangeEnd w:id="1"/>
      <w:r>
        <w:rPr>
          <w:rStyle w:val="CommentReference"/>
        </w:rPr>
        <w:commentReference w:id="1"/>
      </w:r>
    </w:p>
    <w:p w:rsidR="00CF38C5" w:rsidRDefault="00297369" w14:paraId="00000004" w14:textId="77777777">
      <w:pPr>
        <w:spacing w:before="240" w:after="240" w:line="240" w:lineRule="auto"/>
        <w:jc w:val="center"/>
        <w:rPr>
          <w:rFonts w:ascii="Times New Roman" w:hAnsi="Times New Roman" w:eastAsia="Times New Roman" w:cs="Times New Roman"/>
          <w:b/>
          <w:sz w:val="24"/>
          <w:szCs w:val="24"/>
        </w:rPr>
      </w:pPr>
      <w:bookmarkStart w:name="_3uz7w6soi05i" w:colFirst="0" w:colLast="0" w:id="2"/>
      <w:bookmarkEnd w:id="2"/>
      <w:r>
        <w:rPr>
          <w:rFonts w:ascii="Times New Roman" w:hAnsi="Times New Roman" w:eastAsia="Times New Roman" w:cs="Times New Roman"/>
          <w:b/>
          <w:sz w:val="24"/>
          <w:szCs w:val="24"/>
        </w:rPr>
        <w:t xml:space="preserve"> ARTICLE I: NAME</w:t>
      </w:r>
    </w:p>
    <w:p w:rsidR="00CF38C5" w:rsidRDefault="00297369" w14:paraId="00000005" w14:textId="77777777">
      <w:pPr>
        <w:spacing w:before="240" w:after="240" w:line="240" w:lineRule="auto"/>
        <w:rPr>
          <w:rFonts w:ascii="Times New Roman" w:hAnsi="Times New Roman" w:eastAsia="Times New Roman" w:cs="Times New Roman"/>
          <w:sz w:val="24"/>
          <w:szCs w:val="24"/>
        </w:rPr>
      </w:pPr>
      <w:bookmarkStart w:name="_qyrhss6impui" w:colFirst="0" w:colLast="0" w:id="3"/>
      <w:bookmarkEnd w:id="3"/>
      <w:r>
        <w:rPr>
          <w:rFonts w:ascii="Times New Roman" w:hAnsi="Times New Roman" w:eastAsia="Times New Roman" w:cs="Times New Roman"/>
          <w:sz w:val="24"/>
          <w:szCs w:val="24"/>
        </w:rPr>
        <w:t>The name of this organization shall be the Interfraternity Council (IFC) of Furman University.</w:t>
      </w:r>
    </w:p>
    <w:p w:rsidR="00CF38C5" w:rsidRDefault="00297369" w14:paraId="00000006"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 PURPOSE</w:t>
      </w:r>
    </w:p>
    <w:p w:rsidR="00CF38C5" w:rsidRDefault="00CF38C5" w14:paraId="00000007" w14:textId="77777777">
      <w:pPr>
        <w:spacing w:line="240" w:lineRule="auto"/>
        <w:rPr>
          <w:rFonts w:ascii="Times New Roman" w:hAnsi="Times New Roman" w:eastAsia="Times New Roman" w:cs="Times New Roman"/>
          <w:sz w:val="24"/>
          <w:szCs w:val="24"/>
        </w:rPr>
      </w:pPr>
    </w:p>
    <w:p w:rsidR="00CF38C5" w:rsidP="2F96AED0" w:rsidRDefault="00297369" w14:paraId="00000008" w14:textId="77777777">
      <w:p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w:t>
      </w:r>
      <w:r w:rsidRPr="2F96AED0" w:rsidR="00297369">
        <w:rPr>
          <w:rFonts w:ascii="Times New Roman" w:hAnsi="Times New Roman" w:eastAsia="Times New Roman" w:cs="Times New Roman"/>
          <w:sz w:val="24"/>
          <w:szCs w:val="24"/>
          <w:lang w:val="en-US"/>
        </w:rPr>
        <w:t xml:space="preserve">  </w:t>
      </w:r>
      <w:r w:rsidRPr="2F96AED0" w:rsidR="00297369">
        <w:rPr>
          <w:rFonts w:ascii="Times New Roman" w:hAnsi="Times New Roman" w:eastAsia="Times New Roman" w:cs="Times New Roman"/>
          <w:sz w:val="24"/>
          <w:szCs w:val="24"/>
          <w:lang w:val="en-US"/>
        </w:rPr>
        <w:t xml:space="preserve"> The Interfraternity Council of Furman University serves as the governing body of all recognized social fraternities.</w:t>
      </w:r>
    </w:p>
    <w:p w:rsidR="00CF38C5" w:rsidRDefault="00CF38C5" w14:paraId="00000009" w14:textId="77777777">
      <w:pPr>
        <w:spacing w:line="240" w:lineRule="auto"/>
        <w:rPr>
          <w:rFonts w:ascii="Times New Roman" w:hAnsi="Times New Roman" w:eastAsia="Times New Roman" w:cs="Times New Roman"/>
          <w:sz w:val="24"/>
          <w:szCs w:val="24"/>
        </w:rPr>
      </w:pPr>
    </w:p>
    <w:p w:rsidR="00CF38C5" w:rsidRDefault="00297369" w14:paraId="0000000A"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Section II.</w:t>
      </w:r>
      <w:r>
        <w:rPr>
          <w:rFonts w:ascii="Times New Roman" w:hAnsi="Times New Roman" w:eastAsia="Times New Roman" w:cs="Times New Roman"/>
          <w:sz w:val="24"/>
          <w:szCs w:val="24"/>
        </w:rPr>
        <w:t xml:space="preserve">  We, the Interfraternity Council at Furman University</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believe in: </w:t>
      </w:r>
    </w:p>
    <w:p w:rsidR="00CF38C5" w:rsidP="2F96AED0" w:rsidRDefault="00297369" w14:paraId="0000000B" w14:textId="77777777">
      <w:pPr>
        <w:numPr>
          <w:ilvl w:val="0"/>
          <w:numId w:val="10"/>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Citizenship: Fraternity men must be responsible, </w:t>
      </w:r>
      <w:r w:rsidRPr="2F96AED0" w:rsidR="00297369">
        <w:rPr>
          <w:rFonts w:ascii="Times New Roman" w:hAnsi="Times New Roman" w:eastAsia="Times New Roman" w:cs="Times New Roman"/>
          <w:sz w:val="24"/>
          <w:szCs w:val="24"/>
          <w:lang w:val="en-US"/>
        </w:rPr>
        <w:t>respectful</w:t>
      </w:r>
      <w:r w:rsidRPr="2F96AED0" w:rsidR="00297369">
        <w:rPr>
          <w:rFonts w:ascii="Times New Roman" w:hAnsi="Times New Roman" w:eastAsia="Times New Roman" w:cs="Times New Roman"/>
          <w:sz w:val="24"/>
          <w:szCs w:val="24"/>
          <w:lang w:val="en-US"/>
        </w:rPr>
        <w:t xml:space="preserve"> and inclusive citizens of their community.</w:t>
      </w:r>
    </w:p>
    <w:p w:rsidR="00CF38C5" w:rsidRDefault="00297369" w14:paraId="0000000C" w14:textId="77777777">
      <w:pPr>
        <w:numPr>
          <w:ilvl w:val="0"/>
          <w:numId w:val="1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Accountability: Fraternity men have the responsibility to hold each other accountable to their fraternal ideals and expectations.</w:t>
      </w:r>
    </w:p>
    <w:p w:rsidR="00CF38C5" w:rsidRDefault="00297369" w14:paraId="0000000D" w14:textId="77777777">
      <w:pPr>
        <w:numPr>
          <w:ilvl w:val="0"/>
          <w:numId w:val="1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Choice: Fraternities have the responsibility and right to select men who align with their ideals and expectations.</w:t>
      </w:r>
    </w:p>
    <w:p w:rsidR="00CF38C5" w:rsidP="2F96AED0" w:rsidRDefault="00297369" w14:paraId="0000000E" w14:textId="77777777">
      <w:pPr>
        <w:numPr>
          <w:ilvl w:val="0"/>
          <w:numId w:val="10"/>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Opportunity: Every man has the right to seek membership in a fraternal experience on terms he </w:t>
      </w:r>
      <w:r w:rsidRPr="2F96AED0" w:rsidR="00297369">
        <w:rPr>
          <w:rFonts w:ascii="Times New Roman" w:hAnsi="Times New Roman" w:eastAsia="Times New Roman" w:cs="Times New Roman"/>
          <w:sz w:val="24"/>
          <w:szCs w:val="24"/>
          <w:lang w:val="en-US"/>
        </w:rPr>
        <w:t>determines</w:t>
      </w:r>
      <w:r w:rsidRPr="2F96AED0" w:rsidR="00297369">
        <w:rPr>
          <w:rFonts w:ascii="Times New Roman" w:hAnsi="Times New Roman" w:eastAsia="Times New Roman" w:cs="Times New Roman"/>
          <w:sz w:val="24"/>
          <w:szCs w:val="24"/>
          <w:lang w:val="en-US"/>
        </w:rPr>
        <w:t xml:space="preserve"> best fit his needs.</w:t>
      </w:r>
    </w:p>
    <w:p w:rsidR="00CF38C5" w:rsidRDefault="00297369" w14:paraId="0000000F" w14:textId="77777777">
      <w:pPr>
        <w:numPr>
          <w:ilvl w:val="0"/>
          <w:numId w:val="1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Fairness: For justice to effectively be administered, fraternity members and organizations must provide and be afforded fundamental due process rights.</w:t>
      </w:r>
    </w:p>
    <w:p w:rsidR="00CF38C5" w:rsidP="2F96AED0" w:rsidRDefault="00297369" w14:paraId="00000010" w14:textId="77777777">
      <w:pPr>
        <w:numPr>
          <w:ilvl w:val="0"/>
          <w:numId w:val="10"/>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Interfraternalism</w:t>
      </w:r>
      <w:r w:rsidRPr="2F96AED0" w:rsidR="00297369">
        <w:rPr>
          <w:rFonts w:ascii="Times New Roman" w:hAnsi="Times New Roman" w:eastAsia="Times New Roman" w:cs="Times New Roman"/>
          <w:sz w:val="24"/>
          <w:szCs w:val="24"/>
          <w:lang w:val="en-US"/>
        </w:rPr>
        <w:t>: NIC member chapters stand in solidarity for fellow member chapters that meet NIC Standards.</w:t>
      </w:r>
    </w:p>
    <w:p w:rsidR="00CF38C5" w:rsidRDefault="00CF38C5" w14:paraId="00000011" w14:textId="77777777">
      <w:pPr>
        <w:spacing w:line="240" w:lineRule="auto"/>
        <w:rPr>
          <w:rFonts w:ascii="Times New Roman" w:hAnsi="Times New Roman" w:eastAsia="Times New Roman" w:cs="Times New Roman"/>
          <w:b/>
          <w:sz w:val="24"/>
          <w:szCs w:val="24"/>
        </w:rPr>
      </w:pPr>
    </w:p>
    <w:p w:rsidR="00CF38C5" w:rsidRDefault="00297369" w14:paraId="00000012"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Section III.  </w:t>
      </w:r>
      <w:r>
        <w:rPr>
          <w:rFonts w:ascii="Times New Roman" w:hAnsi="Times New Roman" w:eastAsia="Times New Roman" w:cs="Times New Roman"/>
          <w:sz w:val="24"/>
          <w:szCs w:val="24"/>
        </w:rPr>
        <w:t>The purpose of the IFC shall be to:</w:t>
      </w:r>
    </w:p>
    <w:p w:rsidR="00CF38C5" w:rsidRDefault="00297369" w14:paraId="00000013" w14:textId="499B4EA4">
      <w:pPr>
        <w:numPr>
          <w:ilvl w:val="0"/>
          <w:numId w:val="53"/>
        </w:numPr>
        <w:spacing w:line="240" w:lineRule="auto"/>
        <w:rPr>
          <w:sz w:val="24"/>
          <w:szCs w:val="24"/>
        </w:rPr>
      </w:pPr>
      <w:r w:rsidRPr="2C18AD21" w:rsidR="00297369">
        <w:rPr>
          <w:rFonts w:ascii="Times New Roman" w:hAnsi="Times New Roman" w:eastAsia="Times New Roman" w:cs="Times New Roman"/>
          <w:sz w:val="24"/>
          <w:szCs w:val="24"/>
        </w:rPr>
        <w:t>Provide a peer governance structure for its member chapters</w:t>
      </w:r>
      <w:r w:rsidRPr="2C18AD21" w:rsidR="31509705">
        <w:rPr>
          <w:rFonts w:ascii="Times New Roman" w:hAnsi="Times New Roman" w:eastAsia="Times New Roman" w:cs="Times New Roman"/>
          <w:sz w:val="24"/>
          <w:szCs w:val="24"/>
        </w:rPr>
        <w:t>.</w:t>
      </w:r>
    </w:p>
    <w:p w:rsidR="00CF38C5" w:rsidRDefault="00297369" w14:paraId="00000014" w14:textId="1A75A552">
      <w:pPr>
        <w:numPr>
          <w:ilvl w:val="0"/>
          <w:numId w:val="53"/>
        </w:numPr>
        <w:spacing w:line="240" w:lineRule="auto"/>
        <w:rPr>
          <w:sz w:val="24"/>
          <w:szCs w:val="24"/>
        </w:rPr>
      </w:pPr>
      <w:r w:rsidRPr="2C18AD21" w:rsidR="00297369">
        <w:rPr>
          <w:rFonts w:ascii="Times New Roman" w:hAnsi="Times New Roman" w:eastAsia="Times New Roman" w:cs="Times New Roman"/>
          <w:sz w:val="24"/>
          <w:szCs w:val="24"/>
        </w:rPr>
        <w:t>Enforce and hold member chapters accountable to the IFC Code of Conduct and other governing documents</w:t>
      </w:r>
      <w:r w:rsidRPr="2C18AD21" w:rsidR="3B331F2B">
        <w:rPr>
          <w:rFonts w:ascii="Times New Roman" w:hAnsi="Times New Roman" w:eastAsia="Times New Roman" w:cs="Times New Roman"/>
          <w:sz w:val="24"/>
          <w:szCs w:val="24"/>
        </w:rPr>
        <w:t>.</w:t>
      </w:r>
    </w:p>
    <w:p w:rsidR="00CF38C5" w:rsidRDefault="00297369" w14:paraId="00000015" w14:textId="05B34B81">
      <w:pPr>
        <w:numPr>
          <w:ilvl w:val="0"/>
          <w:numId w:val="53"/>
        </w:numPr>
        <w:spacing w:line="240" w:lineRule="auto"/>
        <w:rPr>
          <w:sz w:val="24"/>
          <w:szCs w:val="24"/>
        </w:rPr>
      </w:pPr>
      <w:r w:rsidRPr="2C18AD21" w:rsidR="00297369">
        <w:rPr>
          <w:rFonts w:ascii="Times New Roman" w:hAnsi="Times New Roman" w:eastAsia="Times New Roman" w:cs="Times New Roman"/>
          <w:sz w:val="24"/>
          <w:szCs w:val="24"/>
        </w:rPr>
        <w:t>Develop policies and procedures to provide safe and healthy membership experiences</w:t>
      </w:r>
      <w:r w:rsidRPr="2C18AD21" w:rsidR="24A85F76">
        <w:rPr>
          <w:rFonts w:ascii="Times New Roman" w:hAnsi="Times New Roman" w:eastAsia="Times New Roman" w:cs="Times New Roman"/>
          <w:sz w:val="24"/>
          <w:szCs w:val="24"/>
        </w:rPr>
        <w:t>.</w:t>
      </w:r>
    </w:p>
    <w:p w:rsidR="00CF38C5" w:rsidRDefault="00297369" w14:paraId="00000016" w14:textId="2E50F475">
      <w:pPr>
        <w:numPr>
          <w:ilvl w:val="0"/>
          <w:numId w:val="53"/>
        </w:numPr>
        <w:spacing w:line="240" w:lineRule="auto"/>
        <w:rPr>
          <w:sz w:val="24"/>
          <w:szCs w:val="24"/>
        </w:rPr>
      </w:pPr>
      <w:r w:rsidRPr="2C18AD21" w:rsidR="00297369">
        <w:rPr>
          <w:rFonts w:ascii="Times New Roman" w:hAnsi="Times New Roman" w:eastAsia="Times New Roman" w:cs="Times New Roman"/>
          <w:sz w:val="24"/>
          <w:szCs w:val="24"/>
        </w:rPr>
        <w:t>Develop policies and procedures to provide safe and healthy social experiences</w:t>
      </w:r>
      <w:r w:rsidRPr="2C18AD21" w:rsidR="0DAD962F">
        <w:rPr>
          <w:rFonts w:ascii="Times New Roman" w:hAnsi="Times New Roman" w:eastAsia="Times New Roman" w:cs="Times New Roman"/>
          <w:sz w:val="24"/>
          <w:szCs w:val="24"/>
        </w:rPr>
        <w:t>.</w:t>
      </w:r>
    </w:p>
    <w:p w:rsidR="00CF38C5" w:rsidP="2F96AED0" w:rsidRDefault="00297369" w14:paraId="00000017" w14:textId="1765BB56">
      <w:pPr>
        <w:numPr>
          <w:ilvl w:val="0"/>
          <w:numId w:val="53"/>
        </w:numPr>
        <w:spacing w:line="240" w:lineRule="auto"/>
        <w:rPr>
          <w:sz w:val="24"/>
          <w:szCs w:val="24"/>
          <w:lang w:val="en-US"/>
        </w:rPr>
      </w:pPr>
      <w:r w:rsidRPr="2C18AD21" w:rsidR="00297369">
        <w:rPr>
          <w:rFonts w:ascii="Times New Roman" w:hAnsi="Times New Roman" w:eastAsia="Times New Roman" w:cs="Times New Roman"/>
          <w:sz w:val="24"/>
          <w:szCs w:val="24"/>
          <w:lang w:val="en-US"/>
        </w:rPr>
        <w:t xml:space="preserve">Advocate for </w:t>
      </w:r>
      <w:r w:rsidRPr="2C18AD21" w:rsidR="00297369">
        <w:rPr>
          <w:rFonts w:ascii="Times New Roman" w:hAnsi="Times New Roman" w:eastAsia="Times New Roman" w:cs="Times New Roman"/>
          <w:sz w:val="24"/>
          <w:szCs w:val="24"/>
          <w:lang w:val="en-US"/>
        </w:rPr>
        <w:t>appropriate levels</w:t>
      </w:r>
      <w:r w:rsidRPr="2C18AD21" w:rsidR="00297369">
        <w:rPr>
          <w:rFonts w:ascii="Times New Roman" w:hAnsi="Times New Roman" w:eastAsia="Times New Roman" w:cs="Times New Roman"/>
          <w:sz w:val="24"/>
          <w:szCs w:val="24"/>
          <w:lang w:val="en-US"/>
        </w:rPr>
        <w:t xml:space="preserve"> of university financial and staffing support</w:t>
      </w:r>
      <w:r w:rsidRPr="2C18AD21" w:rsidR="4EE66C20">
        <w:rPr>
          <w:rFonts w:ascii="Times New Roman" w:hAnsi="Times New Roman" w:eastAsia="Times New Roman" w:cs="Times New Roman"/>
          <w:sz w:val="24"/>
          <w:szCs w:val="24"/>
          <w:lang w:val="en-US"/>
        </w:rPr>
        <w:t>.</w:t>
      </w:r>
    </w:p>
    <w:p w:rsidR="00CF38C5" w:rsidP="2F96AED0" w:rsidRDefault="00CF38C5" w14:paraId="00000019" w14:textId="1A09EDF0">
      <w:pPr>
        <w:numPr>
          <w:ilvl w:val="0"/>
          <w:numId w:val="53"/>
        </w:numPr>
        <w:spacing w:line="240" w:lineRule="auto"/>
        <w:ind/>
        <w:rPr>
          <w:sz w:val="24"/>
          <w:szCs w:val="24"/>
        </w:rPr>
      </w:pPr>
      <w:r w:rsidRPr="2C18AD21" w:rsidR="00297369">
        <w:rPr>
          <w:rFonts w:ascii="Times New Roman" w:hAnsi="Times New Roman" w:eastAsia="Times New Roman" w:cs="Times New Roman"/>
          <w:sz w:val="24"/>
          <w:szCs w:val="24"/>
        </w:rPr>
        <w:t>Promote the interests of its member chapters &amp; men’s fraternities in general</w:t>
      </w:r>
      <w:r w:rsidRPr="2C18AD21" w:rsidR="793ED454">
        <w:rPr>
          <w:rFonts w:ascii="Times New Roman" w:hAnsi="Times New Roman" w:eastAsia="Times New Roman" w:cs="Times New Roman"/>
          <w:sz w:val="24"/>
          <w:szCs w:val="24"/>
        </w:rPr>
        <w:t>.</w:t>
      </w:r>
    </w:p>
    <w:p w:rsidR="00CF38C5" w:rsidP="2C18AD21" w:rsidRDefault="00297369" w14:paraId="0000001A" w14:textId="7B044A2D">
      <w:pPr>
        <w:numPr>
          <w:ilvl w:val="0"/>
          <w:numId w:val="53"/>
        </w:numPr>
        <w:spacing w:line="240" w:lineRule="auto"/>
        <w:rPr>
          <w:rFonts w:ascii="Times New Roman" w:hAnsi="Times New Roman" w:eastAsia="Times New Roman" w:cs="Times New Roman"/>
          <w:sz w:val="24"/>
          <w:szCs w:val="24"/>
          <w:lang w:val="en-US"/>
        </w:rPr>
      </w:pPr>
      <w:commentRangeStart w:id="4"/>
      <w:r w:rsidRPr="2C18AD21" w:rsidR="00297369">
        <w:rPr>
          <w:rFonts w:ascii="Times New Roman" w:hAnsi="Times New Roman" w:eastAsia="Times New Roman" w:cs="Times New Roman"/>
          <w:sz w:val="24"/>
          <w:szCs w:val="24"/>
          <w:lang w:val="en-US"/>
        </w:rPr>
        <w:t xml:space="preserve">Discuss questions of mutual interest and present to its member chapters such recommendations as the IFC deems </w:t>
      </w:r>
      <w:r w:rsidRPr="2C18AD21" w:rsidR="00297369">
        <w:rPr>
          <w:rFonts w:ascii="Times New Roman" w:hAnsi="Times New Roman" w:eastAsia="Times New Roman" w:cs="Times New Roman"/>
          <w:sz w:val="24"/>
          <w:szCs w:val="24"/>
          <w:lang w:val="en-US"/>
        </w:rPr>
        <w:t>appropriate</w:t>
      </w:r>
      <w:r w:rsidRPr="2C18AD21" w:rsidR="30EEA99F">
        <w:rPr>
          <w:rFonts w:ascii="Times New Roman" w:hAnsi="Times New Roman" w:eastAsia="Times New Roman" w:cs="Times New Roman"/>
          <w:sz w:val="24"/>
          <w:szCs w:val="24"/>
          <w:lang w:val="en-US"/>
        </w:rPr>
        <w:t>.</w:t>
      </w:r>
    </w:p>
    <w:p w:rsidR="00CF38C5" w:rsidRDefault="00297369" w14:paraId="0000001B" w14:textId="7AE5B901">
      <w:pPr>
        <w:numPr>
          <w:ilvl w:val="0"/>
          <w:numId w:val="53"/>
        </w:numPr>
        <w:spacing w:line="240" w:lineRule="auto"/>
        <w:rPr>
          <w:sz w:val="24"/>
          <w:szCs w:val="24"/>
        </w:rPr>
      </w:pPr>
      <w:r w:rsidRPr="2C18AD21" w:rsidR="00297369">
        <w:rPr>
          <w:rFonts w:ascii="Times New Roman" w:hAnsi="Times New Roman" w:eastAsia="Times New Roman" w:cs="Times New Roman"/>
          <w:sz w:val="24"/>
          <w:szCs w:val="24"/>
        </w:rPr>
        <w:t>Promote the interests of Furman University</w:t>
      </w:r>
      <w:r w:rsidRPr="2C18AD21" w:rsidR="2765996D">
        <w:rPr>
          <w:rFonts w:ascii="Times New Roman" w:hAnsi="Times New Roman" w:eastAsia="Times New Roman" w:cs="Times New Roman"/>
          <w:sz w:val="24"/>
          <w:szCs w:val="24"/>
        </w:rPr>
        <w:t>.</w:t>
      </w:r>
    </w:p>
    <w:p w:rsidR="00CF38C5" w:rsidP="2F96AED0" w:rsidRDefault="00297369" w14:paraId="0000001C" w14:textId="77777777">
      <w:pPr>
        <w:numPr>
          <w:ilvl w:val="0"/>
          <w:numId w:val="53"/>
        </w:numPr>
        <w:spacing w:line="240" w:lineRule="auto"/>
        <w:rPr>
          <w:sz w:val="24"/>
          <w:szCs w:val="24"/>
          <w:lang w:val="en-US"/>
        </w:rPr>
      </w:pPr>
      <w:r w:rsidRPr="2F96AED0" w:rsidR="00297369">
        <w:rPr>
          <w:rFonts w:ascii="Times New Roman" w:hAnsi="Times New Roman" w:eastAsia="Times New Roman" w:cs="Times New Roman"/>
          <w:sz w:val="24"/>
          <w:szCs w:val="24"/>
          <w:lang w:val="en-US"/>
        </w:rPr>
        <w:t xml:space="preserve">Promote </w:t>
      </w:r>
      <w:r w:rsidRPr="2F96AED0" w:rsidR="00297369">
        <w:rPr>
          <w:rFonts w:ascii="Times New Roman" w:hAnsi="Times New Roman" w:eastAsia="Times New Roman" w:cs="Times New Roman"/>
          <w:sz w:val="24"/>
          <w:szCs w:val="24"/>
          <w:lang w:val="en-US"/>
        </w:rPr>
        <w:t>mutual cooperation</w:t>
      </w:r>
      <w:r w:rsidRPr="2F96AED0" w:rsidR="00297369">
        <w:rPr>
          <w:rFonts w:ascii="Times New Roman" w:hAnsi="Times New Roman" w:eastAsia="Times New Roman" w:cs="Times New Roman"/>
          <w:sz w:val="24"/>
          <w:szCs w:val="24"/>
          <w:lang w:val="en-US"/>
        </w:rPr>
        <w:t xml:space="preserve"> between its member chapters, the IFC, fellow governing councils, and student organizations at</w:t>
      </w:r>
      <w:r w:rsidRPr="2F96AED0" w:rsidR="00297369">
        <w:rPr>
          <w:rFonts w:ascii="Times New Roman" w:hAnsi="Times New Roman" w:eastAsia="Times New Roman" w:cs="Times New Roman"/>
          <w:b w:val="1"/>
          <w:bCs w:val="1"/>
          <w:sz w:val="24"/>
          <w:szCs w:val="24"/>
          <w:lang w:val="en-US"/>
        </w:rPr>
        <w:t xml:space="preserve"> </w:t>
      </w:r>
      <w:r w:rsidRPr="2F96AED0" w:rsidR="00297369">
        <w:rPr>
          <w:rFonts w:ascii="Times New Roman" w:hAnsi="Times New Roman" w:eastAsia="Times New Roman" w:cs="Times New Roman"/>
          <w:sz w:val="24"/>
          <w:szCs w:val="24"/>
          <w:lang w:val="en-US"/>
        </w:rPr>
        <w:t>Furman University, Furman University, its students, faculty, staff, and local community.</w:t>
      </w:r>
      <w:commentRangeEnd w:id="4"/>
      <w:r>
        <w:rPr>
          <w:rStyle w:val="CommentReference"/>
        </w:rPr>
        <w:commentReference w:id="4"/>
      </w:r>
    </w:p>
    <w:p w:rsidR="00CF38C5" w:rsidRDefault="00CF38C5" w14:paraId="0000001D" w14:textId="77777777">
      <w:pPr>
        <w:spacing w:line="240" w:lineRule="auto"/>
        <w:rPr>
          <w:rFonts w:ascii="Times New Roman" w:hAnsi="Times New Roman" w:eastAsia="Times New Roman" w:cs="Times New Roman"/>
        </w:rPr>
      </w:pPr>
    </w:p>
    <w:p w:rsidR="00CF38C5" w:rsidRDefault="00297369" w14:paraId="0000001E"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III: MEMBERSHIP</w:t>
      </w:r>
    </w:p>
    <w:p w:rsidR="00CF38C5" w:rsidRDefault="00CF38C5" w14:paraId="0000001F" w14:textId="77777777">
      <w:pPr>
        <w:spacing w:line="240" w:lineRule="auto"/>
        <w:jc w:val="center"/>
        <w:rPr>
          <w:rFonts w:ascii="Times New Roman" w:hAnsi="Times New Roman" w:eastAsia="Times New Roman" w:cs="Times New Roman"/>
          <w:b/>
          <w:sz w:val="24"/>
          <w:szCs w:val="24"/>
        </w:rPr>
      </w:pPr>
    </w:p>
    <w:p w:rsidR="00CF38C5" w:rsidRDefault="00297369" w14:paraId="00000020"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 Membership Eligibility</w:t>
      </w:r>
    </w:p>
    <w:p w:rsidR="00CF38C5" w:rsidRDefault="00297369" w14:paraId="00000021" w14:textId="77777777">
      <w:pPr>
        <w:numPr>
          <w:ilvl w:val="0"/>
          <w:numId w:val="1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Membership in the IFC is open to chapters and colonies of fraternities at</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Furman University, as follows:</w:t>
      </w:r>
    </w:p>
    <w:p w:rsidR="00CF38C5" w:rsidRDefault="00297369" w14:paraId="00000022" w14:textId="77777777">
      <w:pPr>
        <w:numPr>
          <w:ilvl w:val="1"/>
          <w:numId w:val="4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chapter or colony of a North American Interfraternity Conference (NIC) member organization shall hold membership in the IFC.</w:t>
      </w:r>
    </w:p>
    <w:p w:rsidR="00CF38C5" w:rsidRDefault="00297369" w14:paraId="00000023" w14:textId="77777777">
      <w:pPr>
        <w:numPr>
          <w:ilvl w:val="1"/>
          <w:numId w:val="4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Any chapter or colony of a local, state, regional, or inter/national fraternity, which is not a member of the NIC, may hold membership in the IFC. </w:t>
      </w:r>
    </w:p>
    <w:p w:rsidR="00CF38C5" w:rsidP="2F96AED0" w:rsidRDefault="00297369" w14:paraId="00000024" w14:textId="77777777">
      <w:pPr>
        <w:numPr>
          <w:ilvl w:val="0"/>
          <w:numId w:val="17"/>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IFC will not recognize chapters that have been suspended or have had the charter revoked by the </w:t>
      </w:r>
      <w:r w:rsidRPr="2F96AED0" w:rsidR="00297369">
        <w:rPr>
          <w:rFonts w:ascii="Times New Roman" w:hAnsi="Times New Roman" w:eastAsia="Times New Roman" w:cs="Times New Roman"/>
          <w:sz w:val="24"/>
          <w:szCs w:val="24"/>
          <w:lang w:val="en-US"/>
        </w:rPr>
        <w:t>inter/national</w:t>
      </w:r>
      <w:r w:rsidRPr="2F96AED0" w:rsidR="00297369">
        <w:rPr>
          <w:rFonts w:ascii="Times New Roman" w:hAnsi="Times New Roman" w:eastAsia="Times New Roman" w:cs="Times New Roman"/>
          <w:sz w:val="24"/>
          <w:szCs w:val="24"/>
          <w:lang w:val="en-US"/>
        </w:rPr>
        <w:t xml:space="preserve"> organization or Furman University.</w:t>
      </w:r>
    </w:p>
    <w:p w:rsidR="00CF38C5" w:rsidRDefault="00CF38C5" w14:paraId="00000025" w14:textId="77777777">
      <w:pPr>
        <w:spacing w:line="240" w:lineRule="auto"/>
        <w:rPr>
          <w:rFonts w:ascii="Times New Roman" w:hAnsi="Times New Roman" w:eastAsia="Times New Roman" w:cs="Times New Roman"/>
          <w:b/>
          <w:sz w:val="24"/>
          <w:szCs w:val="24"/>
        </w:rPr>
      </w:pPr>
    </w:p>
    <w:p w:rsidR="00CF38C5" w:rsidRDefault="00297369" w14:paraId="00000026"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Membership Classification for Member Chapters</w:t>
      </w:r>
    </w:p>
    <w:p w:rsidR="00CF38C5" w:rsidRDefault="00297369" w14:paraId="00000027"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membership classification of member chapters shall be as follows </w:t>
      </w:r>
    </w:p>
    <w:p w:rsidR="00CF38C5" w:rsidP="2F96AED0" w:rsidRDefault="00297369" w14:paraId="00000028" w14:textId="25738303">
      <w:pPr>
        <w:numPr>
          <w:ilvl w:val="0"/>
          <w:numId w:val="4"/>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 xml:space="preserve">Full Member: Any fraternity chapter which has obtained its charter from </w:t>
      </w:r>
      <w:r w:rsidRPr="2C18AD21" w:rsidR="4EA20828">
        <w:rPr>
          <w:rFonts w:ascii="Times New Roman" w:hAnsi="Times New Roman" w:eastAsia="Times New Roman" w:cs="Times New Roman"/>
          <w:sz w:val="24"/>
          <w:szCs w:val="24"/>
          <w:lang w:val="en-US"/>
        </w:rPr>
        <w:t>it</w:t>
      </w:r>
      <w:r w:rsidRPr="2C18AD21" w:rsidR="4EA20828">
        <w:rPr>
          <w:rFonts w:ascii="Times New Roman" w:hAnsi="Times New Roman" w:eastAsia="Times New Roman" w:cs="Times New Roman"/>
          <w:sz w:val="24"/>
          <w:szCs w:val="24"/>
          <w:lang w:val="en-US"/>
        </w:rPr>
        <w:t>s</w:t>
      </w:r>
      <w:r w:rsidRPr="2C18AD21" w:rsidR="4EA20828">
        <w:rPr>
          <w:rFonts w:ascii="Times New Roman" w:hAnsi="Times New Roman" w:eastAsia="Times New Roman" w:cs="Times New Roman"/>
          <w:sz w:val="24"/>
          <w:szCs w:val="24"/>
          <w:lang w:val="en-US"/>
        </w:rPr>
        <w:t xml:space="preserve"> inter/national organization, or any local fraternity chapter. Full Membership grants the member chapter all rights, </w:t>
      </w:r>
      <w:r w:rsidRPr="2C18AD21" w:rsidR="4EA20828">
        <w:rPr>
          <w:rFonts w:ascii="Times New Roman" w:hAnsi="Times New Roman" w:eastAsia="Times New Roman" w:cs="Times New Roman"/>
          <w:sz w:val="24"/>
          <w:szCs w:val="24"/>
          <w:lang w:val="en-US"/>
        </w:rPr>
        <w:t>privileges</w:t>
      </w:r>
      <w:r w:rsidRPr="2C18AD21" w:rsidR="4EA20828">
        <w:rPr>
          <w:rFonts w:ascii="Times New Roman" w:hAnsi="Times New Roman" w:eastAsia="Times New Roman" w:cs="Times New Roman"/>
          <w:sz w:val="24"/>
          <w:szCs w:val="24"/>
          <w:lang w:val="en-US"/>
        </w:rPr>
        <w:t xml:space="preserve"> and responsibilities under the IFC Constitution and Bylaws.</w:t>
      </w:r>
    </w:p>
    <w:p w:rsidR="00CF38C5" w:rsidP="2F96AED0" w:rsidRDefault="00297369" w14:paraId="00000029" w14:textId="3C3E3F91">
      <w:pPr>
        <w:numPr>
          <w:ilvl w:val="0"/>
          <w:numId w:val="4"/>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Associate Member: Any fraternity colony of an inter/national organization</w:t>
      </w:r>
      <w:r w:rsidRPr="2C18AD21" w:rsidR="4EA20828">
        <w:rPr>
          <w:rFonts w:ascii="Times New Roman" w:hAnsi="Times New Roman" w:eastAsia="Times New Roman" w:cs="Times New Roman"/>
          <w:sz w:val="24"/>
          <w:szCs w:val="24"/>
          <w:lang w:val="en-US"/>
        </w:rPr>
        <w:t xml:space="preserve">.  </w:t>
      </w:r>
      <w:r w:rsidRPr="2C18AD21" w:rsidR="4EA20828">
        <w:rPr>
          <w:rFonts w:ascii="Times New Roman" w:hAnsi="Times New Roman" w:eastAsia="Times New Roman" w:cs="Times New Roman"/>
          <w:sz w:val="24"/>
          <w:szCs w:val="24"/>
          <w:lang w:val="en-US"/>
        </w:rPr>
        <w:t>Associate Membership grants the member chapter all rights, privileges, and responsibilities under the IFC Constitution and Bylaws, except that it cannot hold IFC Executive Board positions</w:t>
      </w:r>
      <w:r w:rsidRPr="2C18AD21" w:rsidR="4EA20828">
        <w:rPr>
          <w:rFonts w:ascii="Times New Roman" w:hAnsi="Times New Roman" w:eastAsia="Times New Roman" w:cs="Times New Roman"/>
          <w:sz w:val="24"/>
          <w:szCs w:val="24"/>
          <w:lang w:val="en-US"/>
        </w:rPr>
        <w:t xml:space="preserve">. </w:t>
      </w:r>
    </w:p>
    <w:p w:rsidR="00CF38C5" w:rsidRDefault="00CF38C5" w14:paraId="0000002A" w14:textId="77777777">
      <w:pPr>
        <w:spacing w:line="240" w:lineRule="auto"/>
        <w:rPr>
          <w:rFonts w:ascii="Times New Roman" w:hAnsi="Times New Roman" w:eastAsia="Times New Roman" w:cs="Times New Roman"/>
          <w:sz w:val="24"/>
          <w:szCs w:val="24"/>
        </w:rPr>
      </w:pPr>
    </w:p>
    <w:p w:rsidR="00CF38C5" w:rsidP="2F96AED0" w:rsidRDefault="00297369" w14:paraId="0000002B"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For the purpose of this Constitution and the IFC Bylaws, both Full Members and Associate Members are referred to as member chapters.</w:t>
      </w:r>
    </w:p>
    <w:p w:rsidR="00CF38C5" w:rsidRDefault="00CF38C5" w14:paraId="0000002C" w14:textId="77777777">
      <w:pPr>
        <w:spacing w:line="240" w:lineRule="auto"/>
        <w:rPr>
          <w:rFonts w:ascii="Times New Roman" w:hAnsi="Times New Roman" w:eastAsia="Times New Roman" w:cs="Times New Roman"/>
        </w:rPr>
      </w:pPr>
    </w:p>
    <w:p w:rsidR="00CF38C5" w:rsidRDefault="00297369" w14:paraId="0000002D"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III. </w:t>
      </w:r>
      <w:r>
        <w:rPr>
          <w:rFonts w:ascii="Times New Roman" w:hAnsi="Times New Roman" w:eastAsia="Times New Roman" w:cs="Times New Roman"/>
          <w:sz w:val="24"/>
          <w:szCs w:val="24"/>
        </w:rPr>
        <w:tab/>
      </w:r>
      <w:r>
        <w:rPr>
          <w:rFonts w:ascii="Times New Roman" w:hAnsi="Times New Roman" w:eastAsia="Times New Roman" w:cs="Times New Roman"/>
          <w:b/>
          <w:sz w:val="24"/>
          <w:szCs w:val="24"/>
        </w:rPr>
        <w:t>Member Chapter Minimum Expectations</w:t>
      </w:r>
    </w:p>
    <w:p w:rsidR="00CF38C5" w:rsidRDefault="00297369" w14:paraId="0000002E"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shall adhere to and abide by the following minimum expectations:</w:t>
      </w:r>
    </w:p>
    <w:p w:rsidR="00CF38C5" w:rsidP="2F96AED0" w:rsidRDefault="00297369" w14:paraId="0000002F" w14:textId="77777777">
      <w:pPr>
        <w:numPr>
          <w:ilvl w:val="0"/>
          <w:numId w:val="30"/>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Each member chapter shall </w:t>
      </w:r>
      <w:r w:rsidRPr="2F96AED0" w:rsidR="00297369">
        <w:rPr>
          <w:rFonts w:ascii="Times New Roman" w:hAnsi="Times New Roman" w:eastAsia="Times New Roman" w:cs="Times New Roman"/>
          <w:sz w:val="24"/>
          <w:szCs w:val="24"/>
          <w:lang w:val="en-US"/>
        </w:rPr>
        <w:t>comply with</w:t>
      </w:r>
      <w:r w:rsidRPr="2F96AED0" w:rsidR="00297369">
        <w:rPr>
          <w:rFonts w:ascii="Times New Roman" w:hAnsi="Times New Roman" w:eastAsia="Times New Roman" w:cs="Times New Roman"/>
          <w:sz w:val="24"/>
          <w:szCs w:val="24"/>
          <w:lang w:val="en-US"/>
        </w:rPr>
        <w:t xml:space="preserve"> all policies set forth by:</w:t>
      </w:r>
    </w:p>
    <w:p w:rsidR="00CF38C5" w:rsidRDefault="00297369" w14:paraId="00000030" w14:textId="77777777">
      <w:pPr>
        <w:numPr>
          <w:ilvl w:val="0"/>
          <w:numId w:val="19"/>
        </w:num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The North American Interfraternity Conference (NIC).</w:t>
      </w:r>
    </w:p>
    <w:p w:rsidR="00CF38C5" w:rsidRDefault="00297369" w14:paraId="00000031" w14:textId="77777777">
      <w:pPr>
        <w:numPr>
          <w:ilvl w:val="0"/>
          <w:numId w:val="19"/>
        </w:num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Constitution, Bylaws, Code of Conduct, and other policies.</w:t>
      </w:r>
    </w:p>
    <w:p w:rsidR="00CF38C5" w:rsidRDefault="00297369" w14:paraId="00000032" w14:textId="77777777">
      <w:pPr>
        <w:numPr>
          <w:ilvl w:val="0"/>
          <w:numId w:val="19"/>
        </w:num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rules and regulations of Furman University unless they are in violation of NIC standards or practices. </w:t>
      </w:r>
    </w:p>
    <w:p w:rsidR="00CF38C5" w:rsidRDefault="00297369" w14:paraId="00000033" w14:textId="77777777">
      <w:pPr>
        <w:numPr>
          <w:ilvl w:val="0"/>
          <w:numId w:val="19"/>
        </w:num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The general values-based conduct of fraternity men.</w:t>
      </w:r>
    </w:p>
    <w:p w:rsidR="00CF38C5" w:rsidP="2F96AED0" w:rsidRDefault="00297369" w14:paraId="00000034" w14:textId="77777777">
      <w:pPr>
        <w:numPr>
          <w:ilvl w:val="0"/>
          <w:numId w:val="30"/>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Each member chapter shall </w:t>
      </w:r>
      <w:r w:rsidRPr="2F96AED0" w:rsidR="00297369">
        <w:rPr>
          <w:rFonts w:ascii="Times New Roman" w:hAnsi="Times New Roman" w:eastAsia="Times New Roman" w:cs="Times New Roman"/>
          <w:sz w:val="24"/>
          <w:szCs w:val="24"/>
          <w:lang w:val="en-US"/>
        </w:rPr>
        <w:t>maintain</w:t>
      </w:r>
      <w:r w:rsidRPr="2F96AED0" w:rsidR="00297369">
        <w:rPr>
          <w:rFonts w:ascii="Times New Roman" w:hAnsi="Times New Roman" w:eastAsia="Times New Roman" w:cs="Times New Roman"/>
          <w:sz w:val="24"/>
          <w:szCs w:val="24"/>
          <w:lang w:val="en-US"/>
        </w:rPr>
        <w:t xml:space="preserve"> a minimum chapter annual cumulative GPA of 2.70 and a minimum new member class GPA of 2.70 or be at/or above the institution’s all-men’s grade point average if that grade point average is below </w:t>
      </w:r>
      <w:r w:rsidRPr="2F96AED0" w:rsidR="00297369">
        <w:rPr>
          <w:rFonts w:ascii="Times New Roman" w:hAnsi="Times New Roman" w:eastAsia="Times New Roman" w:cs="Times New Roman"/>
          <w:sz w:val="24"/>
          <w:szCs w:val="24"/>
          <w:lang w:val="en-US"/>
        </w:rPr>
        <w:t>a 2.70</w:t>
      </w:r>
      <w:r w:rsidRPr="2F96AED0" w:rsidR="00297369">
        <w:rPr>
          <w:rFonts w:ascii="Times New Roman" w:hAnsi="Times New Roman" w:eastAsia="Times New Roman" w:cs="Times New Roman"/>
          <w:sz w:val="24"/>
          <w:szCs w:val="24"/>
          <w:lang w:val="en-US"/>
        </w:rPr>
        <w:t>.</w:t>
      </w:r>
    </w:p>
    <w:p w:rsidR="00CF38C5" w:rsidRDefault="00297369" w14:paraId="00000035" w14:textId="77777777">
      <w:pPr>
        <w:numPr>
          <w:ilvl w:val="0"/>
          <w:numId w:val="3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shall be current on all IFC dues owed.</w:t>
      </w:r>
    </w:p>
    <w:p w:rsidR="00CF38C5" w:rsidRDefault="00297369" w14:paraId="00000036" w14:textId="77777777">
      <w:pPr>
        <w:numPr>
          <w:ilvl w:val="0"/>
          <w:numId w:val="3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Each member chapter shall keep their chapter roster current with the </w:t>
      </w:r>
      <w:commentRangeStart w:id="5"/>
      <w:r>
        <w:rPr>
          <w:rFonts w:ascii="Times New Roman" w:hAnsi="Times New Roman" w:eastAsia="Times New Roman" w:cs="Times New Roman"/>
          <w:sz w:val="24"/>
          <w:szCs w:val="24"/>
        </w:rPr>
        <w:t>Office of Student Involvement.</w:t>
      </w:r>
      <w:commentRangeEnd w:id="5"/>
      <w:r>
        <w:commentReference w:id="5"/>
      </w:r>
    </w:p>
    <w:p w:rsidR="00CF38C5" w:rsidP="2F96AED0" w:rsidRDefault="00297369" w14:paraId="00000037" w14:textId="77777777">
      <w:pPr>
        <w:numPr>
          <w:ilvl w:val="0"/>
          <w:numId w:val="30"/>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Each member chapter shall </w:t>
      </w:r>
      <w:r w:rsidRPr="2F96AED0" w:rsidR="00297369">
        <w:rPr>
          <w:rFonts w:ascii="Times New Roman" w:hAnsi="Times New Roman" w:eastAsia="Times New Roman" w:cs="Times New Roman"/>
          <w:sz w:val="24"/>
          <w:szCs w:val="24"/>
          <w:lang w:val="en-US"/>
        </w:rPr>
        <w:t>comply with</w:t>
      </w:r>
      <w:r w:rsidRPr="2F96AED0" w:rsidR="00297369">
        <w:rPr>
          <w:rFonts w:ascii="Times New Roman" w:hAnsi="Times New Roman" w:eastAsia="Times New Roman" w:cs="Times New Roman"/>
          <w:sz w:val="24"/>
          <w:szCs w:val="24"/>
          <w:lang w:val="en-US"/>
        </w:rPr>
        <w:t xml:space="preserve"> the attendance policies for the IFC General Body and the IFC Judicial Board, as outlined within this Constitution.</w:t>
      </w:r>
    </w:p>
    <w:p w:rsidR="00CF38C5" w:rsidRDefault="00CF38C5" w14:paraId="00000038" w14:textId="77777777">
      <w:pPr>
        <w:spacing w:line="240" w:lineRule="auto"/>
        <w:rPr>
          <w:rFonts w:ascii="Times New Roman" w:hAnsi="Times New Roman" w:eastAsia="Times New Roman" w:cs="Times New Roman"/>
          <w:sz w:val="24"/>
          <w:szCs w:val="24"/>
        </w:rPr>
      </w:pPr>
    </w:p>
    <w:p w:rsidR="00CF38C5" w:rsidRDefault="00297369" w14:paraId="00000039"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A member chapter which has failed to meet any of the minimum expectations outlined in this Section shall be referred to the IFC Vice President of Social Standards &amp; Risk Management for potential judicial review.</w:t>
      </w:r>
    </w:p>
    <w:p w:rsidR="00CF38C5" w:rsidRDefault="00CF38C5" w14:paraId="0000003A" w14:textId="77777777">
      <w:pPr>
        <w:spacing w:line="240" w:lineRule="auto"/>
        <w:rPr>
          <w:rFonts w:ascii="Times New Roman" w:hAnsi="Times New Roman" w:eastAsia="Times New Roman" w:cs="Times New Roman"/>
          <w:sz w:val="24"/>
          <w:szCs w:val="24"/>
        </w:rPr>
      </w:pPr>
    </w:p>
    <w:p w:rsidR="00CF38C5" w:rsidRDefault="00297369" w14:paraId="0000003B"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Membership Status for Member Chapters</w:t>
      </w:r>
    </w:p>
    <w:p w:rsidR="00CF38C5" w:rsidRDefault="00297369" w14:paraId="0000003C"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membership status of member chapters shall be as follows:</w:t>
      </w:r>
    </w:p>
    <w:p w:rsidR="00CF38C5" w:rsidP="2F96AED0" w:rsidRDefault="00297369" w14:paraId="0000003D" w14:textId="77777777">
      <w:pPr>
        <w:numPr>
          <w:ilvl w:val="0"/>
          <w:numId w:val="26"/>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Good Standing: A member chapter shall be </w:t>
      </w:r>
      <w:r w:rsidRPr="2F96AED0" w:rsidR="00297369">
        <w:rPr>
          <w:rFonts w:ascii="Times New Roman" w:hAnsi="Times New Roman" w:eastAsia="Times New Roman" w:cs="Times New Roman"/>
          <w:sz w:val="24"/>
          <w:szCs w:val="24"/>
          <w:lang w:val="en-US"/>
        </w:rPr>
        <w:t>deemed</w:t>
      </w:r>
      <w:r w:rsidRPr="2F96AED0" w:rsidR="00297369">
        <w:rPr>
          <w:rFonts w:ascii="Times New Roman" w:hAnsi="Times New Roman" w:eastAsia="Times New Roman" w:cs="Times New Roman"/>
          <w:sz w:val="24"/>
          <w:szCs w:val="24"/>
          <w:lang w:val="en-US"/>
        </w:rPr>
        <w:t xml:space="preserve"> to be in Good Standing if the member chapter is not currently </w:t>
      </w:r>
      <w:r w:rsidRPr="2F96AED0" w:rsidR="00297369">
        <w:rPr>
          <w:rFonts w:ascii="Times New Roman" w:hAnsi="Times New Roman" w:eastAsia="Times New Roman" w:cs="Times New Roman"/>
          <w:sz w:val="24"/>
          <w:szCs w:val="24"/>
          <w:lang w:val="en-US"/>
        </w:rPr>
        <w:t>operating</w:t>
      </w:r>
      <w:r w:rsidRPr="2F96AED0" w:rsidR="00297369">
        <w:rPr>
          <w:rFonts w:ascii="Times New Roman" w:hAnsi="Times New Roman" w:eastAsia="Times New Roman" w:cs="Times New Roman"/>
          <w:sz w:val="24"/>
          <w:szCs w:val="24"/>
          <w:lang w:val="en-US"/>
        </w:rPr>
        <w:t xml:space="preserve"> under Non-Status Sanctions or Status Sanctions, as defined within the IFC Bylaws, and is currently meeting the minimum expectations outlined in Section III of this Article.</w:t>
      </w:r>
    </w:p>
    <w:p w:rsidR="00CF38C5" w:rsidP="2F96AED0" w:rsidRDefault="00297369" w14:paraId="0000003E" w14:textId="77777777">
      <w:pPr>
        <w:numPr>
          <w:ilvl w:val="0"/>
          <w:numId w:val="26"/>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Good Standing on Probation: A member chapter shall be deemed to be in Good Standing on Probation if the member chapter is currently operating under Non-Status Sanctions and currently meets the minimum expectations outlined in Section III of this Article.</w:t>
      </w:r>
    </w:p>
    <w:p w:rsidR="00CF38C5" w:rsidP="2F96AED0" w:rsidRDefault="00297369" w14:paraId="0000003F" w14:textId="77777777">
      <w:pPr>
        <w:numPr>
          <w:ilvl w:val="0"/>
          <w:numId w:val="26"/>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Poor Standing: A member chapter shall be deemed to be in Poor Standing if the member chapter has been placed under Suspension by the IFC or has currently failed to meet the minimum expectations outlined in Section III of this Article.</w:t>
      </w:r>
      <w:r w:rsidRPr="2F96AED0" w:rsidR="00297369">
        <w:rPr>
          <w:rFonts w:ascii="Times New Roman" w:hAnsi="Times New Roman" w:eastAsia="Times New Roman" w:cs="Times New Roman"/>
          <w:sz w:val="24"/>
          <w:szCs w:val="24"/>
          <w:lang w:val="en-US"/>
        </w:rPr>
        <w:t xml:space="preserve"> Poor Standing </w:t>
      </w:r>
      <w:r w:rsidRPr="2F96AED0" w:rsidR="00297369">
        <w:rPr>
          <w:rFonts w:ascii="Times New Roman" w:hAnsi="Times New Roman" w:eastAsia="Times New Roman" w:cs="Times New Roman"/>
          <w:sz w:val="24"/>
          <w:szCs w:val="24"/>
          <w:lang w:val="en-US"/>
        </w:rPr>
        <w:t>equates</w:t>
      </w:r>
      <w:r w:rsidRPr="2F96AED0" w:rsidR="00297369">
        <w:rPr>
          <w:rFonts w:ascii="Times New Roman" w:hAnsi="Times New Roman" w:eastAsia="Times New Roman" w:cs="Times New Roman"/>
          <w:sz w:val="24"/>
          <w:szCs w:val="24"/>
          <w:lang w:val="en-US"/>
        </w:rPr>
        <w:t xml:space="preserve"> a loss of voting rights for any member chapter </w:t>
      </w:r>
      <w:r w:rsidRPr="2F96AED0" w:rsidR="00297369">
        <w:rPr>
          <w:rFonts w:ascii="Times New Roman" w:hAnsi="Times New Roman" w:eastAsia="Times New Roman" w:cs="Times New Roman"/>
          <w:sz w:val="24"/>
          <w:szCs w:val="24"/>
          <w:lang w:val="en-US"/>
        </w:rPr>
        <w:t>deemed</w:t>
      </w:r>
      <w:r w:rsidRPr="2F96AED0" w:rsidR="00297369">
        <w:rPr>
          <w:rFonts w:ascii="Times New Roman" w:hAnsi="Times New Roman" w:eastAsia="Times New Roman" w:cs="Times New Roman"/>
          <w:sz w:val="24"/>
          <w:szCs w:val="24"/>
          <w:lang w:val="en-US"/>
        </w:rPr>
        <w:t xml:space="preserve"> as such.</w:t>
      </w:r>
    </w:p>
    <w:p w:rsidR="00CF38C5" w:rsidRDefault="00CF38C5" w14:paraId="00000040" w14:textId="77777777">
      <w:pPr>
        <w:spacing w:line="240" w:lineRule="auto"/>
        <w:rPr>
          <w:rFonts w:ascii="Times New Roman" w:hAnsi="Times New Roman" w:eastAsia="Times New Roman" w:cs="Times New Roman"/>
          <w:b/>
          <w:sz w:val="24"/>
          <w:szCs w:val="24"/>
        </w:rPr>
      </w:pPr>
    </w:p>
    <w:p w:rsidR="00CF38C5" w:rsidRDefault="00297369" w14:paraId="00000041"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Individual Member Definitions</w:t>
      </w:r>
    </w:p>
    <w:p w:rsidR="00CF38C5" w:rsidP="2F96AED0" w:rsidRDefault="00297369" w14:paraId="00000042"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For the purpose of</w:t>
      </w:r>
      <w:r w:rsidRPr="2F96AED0" w:rsidR="00297369">
        <w:rPr>
          <w:rFonts w:ascii="Times New Roman" w:hAnsi="Times New Roman" w:eastAsia="Times New Roman" w:cs="Times New Roman"/>
          <w:sz w:val="24"/>
          <w:szCs w:val="24"/>
          <w:lang w:val="en-US"/>
        </w:rPr>
        <w:t xml:space="preserve"> this Constitution and Bylaws, and with an understanding that each member chapter may have its own terminology for internal use, individuals will be defined as follows:</w:t>
      </w:r>
    </w:p>
    <w:p w:rsidR="00CF38C5" w:rsidP="2F96AED0" w:rsidRDefault="00297369" w14:paraId="00000043" w14:textId="77777777">
      <w:pPr>
        <w:numPr>
          <w:ilvl w:val="0"/>
          <w:numId w:val="9"/>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Initiated Member: An Initiated Member shall be defined as any man who has been </w:t>
      </w:r>
      <w:r w:rsidRPr="2F96AED0" w:rsidR="00297369">
        <w:rPr>
          <w:rFonts w:ascii="Times New Roman" w:hAnsi="Times New Roman" w:eastAsia="Times New Roman" w:cs="Times New Roman"/>
          <w:sz w:val="24"/>
          <w:szCs w:val="24"/>
          <w:lang w:val="en-US"/>
        </w:rPr>
        <w:t>initiated</w:t>
      </w:r>
      <w:r w:rsidRPr="2F96AED0" w:rsidR="00297369">
        <w:rPr>
          <w:rFonts w:ascii="Times New Roman" w:hAnsi="Times New Roman" w:eastAsia="Times New Roman" w:cs="Times New Roman"/>
          <w:sz w:val="24"/>
          <w:szCs w:val="24"/>
          <w:lang w:val="en-US"/>
        </w:rPr>
        <w:t xml:space="preserve"> into any fraternity at Furman University.</w:t>
      </w:r>
    </w:p>
    <w:p w:rsidR="00CF38C5" w:rsidP="2F96AED0" w:rsidRDefault="00297369" w14:paraId="00000044" w14:textId="77777777">
      <w:pPr>
        <w:numPr>
          <w:ilvl w:val="0"/>
          <w:numId w:val="9"/>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New Member: A New Member shall be defined as any man who has accepted a bid to join a fraternity at Furman University but has not been </w:t>
      </w:r>
      <w:r w:rsidRPr="2F96AED0" w:rsidR="00297369">
        <w:rPr>
          <w:rFonts w:ascii="Times New Roman" w:hAnsi="Times New Roman" w:eastAsia="Times New Roman" w:cs="Times New Roman"/>
          <w:sz w:val="24"/>
          <w:szCs w:val="24"/>
          <w:lang w:val="en-US"/>
        </w:rPr>
        <w:t>initiated</w:t>
      </w:r>
      <w:r w:rsidRPr="2F96AED0" w:rsidR="00297369">
        <w:rPr>
          <w:rFonts w:ascii="Times New Roman" w:hAnsi="Times New Roman" w:eastAsia="Times New Roman" w:cs="Times New Roman"/>
          <w:sz w:val="24"/>
          <w:szCs w:val="24"/>
          <w:lang w:val="en-US"/>
        </w:rPr>
        <w:t xml:space="preserve"> into that fraternity.</w:t>
      </w:r>
    </w:p>
    <w:p w:rsidR="00CF38C5" w:rsidRDefault="00297369" w14:paraId="00000045" w14:textId="77777777">
      <w:pPr>
        <w:numPr>
          <w:ilvl w:val="0"/>
          <w:numId w:val="9"/>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Potential New Member: A Potential New Member shall be defined as any man who has not accepted a bid from any fraternity at Furman University.</w:t>
      </w:r>
    </w:p>
    <w:p w:rsidR="00CF38C5" w:rsidRDefault="00CF38C5" w14:paraId="00000046" w14:textId="77777777">
      <w:pPr>
        <w:spacing w:line="240" w:lineRule="auto"/>
        <w:rPr>
          <w:rFonts w:ascii="Times New Roman" w:hAnsi="Times New Roman" w:eastAsia="Times New Roman" w:cs="Times New Roman"/>
          <w:b/>
          <w:sz w:val="24"/>
          <w:szCs w:val="24"/>
        </w:rPr>
      </w:pPr>
    </w:p>
    <w:p w:rsidR="00CF38C5" w:rsidP="2F96AED0" w:rsidRDefault="00297369" w14:paraId="00000047"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VI.</w:t>
      </w:r>
      <w:r>
        <w:tab/>
      </w:r>
      <w:r w:rsidRPr="2F96AED0" w:rsidR="00297369">
        <w:rPr>
          <w:rFonts w:ascii="Times New Roman" w:hAnsi="Times New Roman" w:eastAsia="Times New Roman" w:cs="Times New Roman"/>
          <w:b w:val="1"/>
          <w:bCs w:val="1"/>
          <w:sz w:val="24"/>
          <w:szCs w:val="24"/>
          <w:lang w:val="en-US"/>
        </w:rPr>
        <w:t>IFC Affirmation and Adoption of NIC Standards</w:t>
      </w:r>
    </w:p>
    <w:p w:rsidR="00CF38C5" w:rsidP="2F96AED0" w:rsidRDefault="00297369" w14:paraId="00000048"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member fraternities of the NIC have passed </w:t>
      </w:r>
      <w:r w:rsidRPr="2F96AED0" w:rsidR="00297369">
        <w:rPr>
          <w:rFonts w:ascii="Times New Roman" w:hAnsi="Times New Roman" w:eastAsia="Times New Roman" w:cs="Times New Roman"/>
          <w:sz w:val="24"/>
          <w:szCs w:val="24"/>
          <w:lang w:val="en-US"/>
        </w:rPr>
        <w:t>minimum</w:t>
      </w:r>
      <w:r w:rsidRPr="2F96AED0" w:rsidR="00297369">
        <w:rPr>
          <w:rFonts w:ascii="Times New Roman" w:hAnsi="Times New Roman" w:eastAsia="Times New Roman" w:cs="Times New Roman"/>
          <w:sz w:val="24"/>
          <w:szCs w:val="24"/>
          <w:lang w:val="en-US"/>
        </w:rPr>
        <w:t xml:space="preserve"> standards for all NIC member fraternities. These do not </w:t>
      </w:r>
      <w:r w:rsidRPr="2F96AED0" w:rsidR="00297369">
        <w:rPr>
          <w:rFonts w:ascii="Times New Roman" w:hAnsi="Times New Roman" w:eastAsia="Times New Roman" w:cs="Times New Roman"/>
          <w:sz w:val="24"/>
          <w:szCs w:val="24"/>
          <w:lang w:val="en-US"/>
        </w:rPr>
        <w:t>preclude</w:t>
      </w:r>
      <w:r w:rsidRPr="2F96AED0" w:rsidR="00297369">
        <w:rPr>
          <w:rFonts w:ascii="Times New Roman" w:hAnsi="Times New Roman" w:eastAsia="Times New Roman" w:cs="Times New Roman"/>
          <w:sz w:val="24"/>
          <w:szCs w:val="24"/>
          <w:lang w:val="en-US"/>
        </w:rPr>
        <w:t xml:space="preserve"> the IFC or member chapters from adopting higher or </w:t>
      </w:r>
      <w:r w:rsidRPr="2F96AED0" w:rsidR="00297369">
        <w:rPr>
          <w:rFonts w:ascii="Times New Roman" w:hAnsi="Times New Roman" w:eastAsia="Times New Roman" w:cs="Times New Roman"/>
          <w:sz w:val="24"/>
          <w:szCs w:val="24"/>
          <w:lang w:val="en-US"/>
        </w:rPr>
        <w:t>additional</w:t>
      </w:r>
      <w:r w:rsidRPr="2F96AED0" w:rsidR="00297369">
        <w:rPr>
          <w:rFonts w:ascii="Times New Roman" w:hAnsi="Times New Roman" w:eastAsia="Times New Roman" w:cs="Times New Roman"/>
          <w:sz w:val="24"/>
          <w:szCs w:val="24"/>
          <w:lang w:val="en-US"/>
        </w:rPr>
        <w:t xml:space="preserve"> standards. The IFC can amend its Constitution and Bylaws, adopt </w:t>
      </w:r>
      <w:r w:rsidRPr="2F96AED0" w:rsidR="00297369">
        <w:rPr>
          <w:rFonts w:ascii="Times New Roman" w:hAnsi="Times New Roman" w:eastAsia="Times New Roman" w:cs="Times New Roman"/>
          <w:sz w:val="24"/>
          <w:szCs w:val="24"/>
          <w:lang w:val="en-US"/>
        </w:rPr>
        <w:t>policies</w:t>
      </w:r>
      <w:r w:rsidRPr="2F96AED0" w:rsidR="00297369">
        <w:rPr>
          <w:rFonts w:ascii="Times New Roman" w:hAnsi="Times New Roman" w:eastAsia="Times New Roman" w:cs="Times New Roman"/>
          <w:sz w:val="24"/>
          <w:szCs w:val="24"/>
          <w:lang w:val="en-US"/>
        </w:rPr>
        <w:t xml:space="preserve"> and pass resolutions, so long as those do not conflict with existing NIC Standards </w:t>
      </w:r>
      <w:r w:rsidRPr="2F96AED0" w:rsidR="00297369">
        <w:rPr>
          <w:rFonts w:ascii="Times New Roman" w:hAnsi="Times New Roman" w:eastAsia="Times New Roman" w:cs="Times New Roman"/>
          <w:sz w:val="24"/>
          <w:szCs w:val="24"/>
          <w:lang w:val="en-US"/>
        </w:rPr>
        <w:t>established</w:t>
      </w:r>
      <w:r w:rsidRPr="2F96AED0" w:rsidR="00297369">
        <w:rPr>
          <w:rFonts w:ascii="Times New Roman" w:hAnsi="Times New Roman" w:eastAsia="Times New Roman" w:cs="Times New Roman"/>
          <w:sz w:val="24"/>
          <w:szCs w:val="24"/>
          <w:lang w:val="en-US"/>
        </w:rPr>
        <w:t xml:space="preserve"> to improve all </w:t>
      </w:r>
      <w:r w:rsidRPr="2F96AED0" w:rsidR="00297369">
        <w:rPr>
          <w:rFonts w:ascii="Times New Roman" w:hAnsi="Times New Roman" w:eastAsia="Times New Roman" w:cs="Times New Roman"/>
          <w:sz w:val="24"/>
          <w:szCs w:val="24"/>
          <w:lang w:val="en-US"/>
        </w:rPr>
        <w:t>facets</w:t>
      </w:r>
      <w:r w:rsidRPr="2F96AED0" w:rsidR="00297369">
        <w:rPr>
          <w:rFonts w:ascii="Times New Roman" w:hAnsi="Times New Roman" w:eastAsia="Times New Roman" w:cs="Times New Roman"/>
          <w:sz w:val="24"/>
          <w:szCs w:val="24"/>
          <w:lang w:val="en-US"/>
        </w:rPr>
        <w:t xml:space="preserve"> of the fraternity experience. Further, the IFC and its member chapters will actively support and pass no policy that infringes on the associ</w:t>
      </w:r>
      <w:r w:rsidRPr="2F96AED0" w:rsidR="00297369">
        <w:rPr>
          <w:rFonts w:ascii="Times New Roman" w:hAnsi="Times New Roman" w:eastAsia="Times New Roman" w:cs="Times New Roman"/>
          <w:sz w:val="24"/>
          <w:szCs w:val="24"/>
          <w:lang w:val="en-US"/>
        </w:rPr>
        <w:t>ational rights of member chapters.</w:t>
      </w:r>
    </w:p>
    <w:p w:rsidR="00CF38C5" w:rsidRDefault="00CF38C5" w14:paraId="00000049" w14:textId="77777777">
      <w:pPr>
        <w:spacing w:line="240" w:lineRule="auto"/>
        <w:ind w:left="360"/>
        <w:rPr>
          <w:rFonts w:ascii="Times New Roman" w:hAnsi="Times New Roman" w:eastAsia="Times New Roman" w:cs="Times New Roman"/>
          <w:sz w:val="24"/>
          <w:szCs w:val="24"/>
        </w:rPr>
      </w:pPr>
    </w:p>
    <w:p w:rsidR="00CF38C5" w:rsidRDefault="00297369" w14:paraId="0000004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will pay annual dues to the NIC and affirms and adopts the NIC Standards, and each member chapter shall be required to meet the following to maintain IFC membership: </w:t>
      </w:r>
    </w:p>
    <w:p w:rsidR="00CF38C5" w:rsidP="2C18AD21" w:rsidRDefault="00297369" w14:paraId="0000004B" w14:textId="61310C0B">
      <w:pPr>
        <w:numPr>
          <w:ilvl w:val="0"/>
          <w:numId w:val="69"/>
        </w:numPr>
        <w:spacing w:line="240" w:lineRule="auto"/>
        <w:rPr>
          <w:sz w:val="24"/>
          <w:szCs w:val="24"/>
          <w:lang w:val="en-US"/>
        </w:rPr>
      </w:pPr>
      <w:r w:rsidRPr="2C18AD21" w:rsidR="00297369">
        <w:rPr>
          <w:rFonts w:ascii="Times New Roman" w:hAnsi="Times New Roman" w:eastAsia="Times New Roman" w:cs="Times New Roman"/>
          <w:sz w:val="24"/>
          <w:szCs w:val="24"/>
          <w:lang w:val="en-US"/>
        </w:rPr>
        <w:t xml:space="preserve">Each </w:t>
      </w:r>
      <w:r w:rsidRPr="2C18AD21" w:rsidR="00297369">
        <w:rPr>
          <w:rFonts w:ascii="Times New Roman" w:hAnsi="Times New Roman" w:eastAsia="Times New Roman" w:cs="Times New Roman"/>
          <w:sz w:val="24"/>
          <w:szCs w:val="24"/>
          <w:lang w:val="en-US"/>
        </w:rPr>
        <w:t>member chapter</w:t>
      </w:r>
      <w:r w:rsidRPr="2C18AD21" w:rsidR="00297369">
        <w:rPr>
          <w:rFonts w:ascii="Times New Roman" w:hAnsi="Times New Roman" w:eastAsia="Times New Roman" w:cs="Times New Roman"/>
          <w:sz w:val="24"/>
          <w:szCs w:val="24"/>
          <w:lang w:val="en-US"/>
        </w:rPr>
        <w:t xml:space="preserve"> shall communicate its values through its Ritual at least once annually</w:t>
      </w:r>
      <w:r w:rsidRPr="2C18AD21" w:rsidR="16409996">
        <w:rPr>
          <w:rFonts w:ascii="Times New Roman" w:hAnsi="Times New Roman" w:eastAsia="Times New Roman" w:cs="Times New Roman"/>
          <w:sz w:val="24"/>
          <w:szCs w:val="24"/>
          <w:lang w:val="en-US"/>
        </w:rPr>
        <w:t>.</w:t>
      </w:r>
    </w:p>
    <w:p w:rsidR="00CF38C5" w:rsidP="2F96AED0" w:rsidRDefault="00297369" w14:paraId="0000004C" w14:textId="77777777">
      <w:pPr>
        <w:numPr>
          <w:ilvl w:val="0"/>
          <w:numId w:val="69"/>
        </w:numPr>
        <w:spacing w:line="240" w:lineRule="auto"/>
        <w:rPr>
          <w:sz w:val="24"/>
          <w:szCs w:val="24"/>
          <w:lang w:val="en-US"/>
        </w:rPr>
      </w:pPr>
      <w:r w:rsidRPr="2F96AED0" w:rsidR="00297369">
        <w:rPr>
          <w:rFonts w:ascii="Times New Roman" w:hAnsi="Times New Roman" w:eastAsia="Times New Roman" w:cs="Times New Roman"/>
          <w:sz w:val="24"/>
          <w:szCs w:val="24"/>
          <w:lang w:val="en-US"/>
        </w:rPr>
        <w:t xml:space="preserve">Each member chapter shall communicate to its Initiated Members and New Members the importance and benefits derived from continuous membership education throughout the undergraduate experience and encourage or require its Initiated Members and New Members to </w:t>
      </w:r>
      <w:r w:rsidRPr="2F96AED0" w:rsidR="00297369">
        <w:rPr>
          <w:rFonts w:ascii="Times New Roman" w:hAnsi="Times New Roman" w:eastAsia="Times New Roman" w:cs="Times New Roman"/>
          <w:sz w:val="24"/>
          <w:szCs w:val="24"/>
          <w:lang w:val="en-US"/>
        </w:rPr>
        <w:t>participate</w:t>
      </w:r>
      <w:r w:rsidRPr="2F96AED0" w:rsidR="00297369">
        <w:rPr>
          <w:rFonts w:ascii="Times New Roman" w:hAnsi="Times New Roman" w:eastAsia="Times New Roman" w:cs="Times New Roman"/>
          <w:sz w:val="24"/>
          <w:szCs w:val="24"/>
          <w:lang w:val="en-US"/>
        </w:rPr>
        <w:t xml:space="preserve"> in educational programming, whether conducted by the chapter, the Interfraternity Council, Furman University, or independent organizations covering the following topics: </w:t>
      </w:r>
    </w:p>
    <w:p w:rsidR="00CF38C5" w:rsidRDefault="00297369" w14:paraId="0000004D"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Achievement and Student Success</w:t>
      </w:r>
    </w:p>
    <w:p w:rsidR="00CF38C5" w:rsidRDefault="00297369" w14:paraId="0000004E"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Alcohol and Drug Use and Awareness</w:t>
      </w:r>
    </w:p>
    <w:p w:rsidR="00CF38C5" w:rsidRDefault="00297369" w14:paraId="0000004F"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Career Preparation</w:t>
      </w:r>
    </w:p>
    <w:p w:rsidR="00CF38C5" w:rsidRDefault="00297369" w14:paraId="00000050"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Civic Engagement</w:t>
      </w:r>
    </w:p>
    <w:p w:rsidR="00CF38C5" w:rsidRDefault="00297369" w14:paraId="00000051"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Hazing Awareness</w:t>
      </w:r>
    </w:p>
    <w:p w:rsidR="00CF38C5" w:rsidRDefault="00297369" w14:paraId="00000052"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Leadership Development</w:t>
      </w:r>
    </w:p>
    <w:p w:rsidR="00CF38C5" w:rsidRDefault="00297369" w14:paraId="00000053"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Diversity and Inclusion</w:t>
      </w:r>
    </w:p>
    <w:p w:rsidR="00CF38C5" w:rsidRDefault="00297369" w14:paraId="00000054"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Sexual Violence Awareness</w:t>
      </w:r>
    </w:p>
    <w:p w:rsidR="00CF38C5" w:rsidRDefault="00297369" w14:paraId="00000055" w14:textId="77777777">
      <w:pPr>
        <w:numPr>
          <w:ilvl w:val="1"/>
          <w:numId w:val="6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Values and Ethics</w:t>
      </w:r>
    </w:p>
    <w:p w:rsidR="00CF38C5" w:rsidRDefault="00297369" w14:paraId="00000056"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and the IFC shall support student choice:</w:t>
      </w:r>
    </w:p>
    <w:p w:rsidR="00CF38C5" w:rsidRDefault="00297369" w14:paraId="00000057" w14:textId="77777777">
      <w:pPr>
        <w:numPr>
          <w:ilvl w:val="0"/>
          <w:numId w:val="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male student should be free to accept bids from whichever organization he chooses, provided a bid is extended to him.</w:t>
      </w:r>
    </w:p>
    <w:p w:rsidR="00CF38C5" w:rsidP="2F96AED0" w:rsidRDefault="00297369" w14:paraId="00000058" w14:textId="77777777">
      <w:pPr>
        <w:numPr>
          <w:ilvl w:val="0"/>
          <w:numId w:val="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Each member chapter is free to extend bids to whichever male students they </w:t>
      </w:r>
      <w:r w:rsidRPr="2F96AED0" w:rsidR="00297369">
        <w:rPr>
          <w:rFonts w:ascii="Times New Roman" w:hAnsi="Times New Roman" w:eastAsia="Times New Roman" w:cs="Times New Roman"/>
          <w:sz w:val="24"/>
          <w:szCs w:val="24"/>
          <w:lang w:val="en-US"/>
        </w:rPr>
        <w:t>deem</w:t>
      </w:r>
      <w:r w:rsidRPr="2F96AED0" w:rsidR="00297369">
        <w:rPr>
          <w:rFonts w:ascii="Times New Roman" w:hAnsi="Times New Roman" w:eastAsia="Times New Roman" w:cs="Times New Roman"/>
          <w:sz w:val="24"/>
          <w:szCs w:val="24"/>
          <w:lang w:val="en-US"/>
        </w:rPr>
        <w:t xml:space="preserve"> fit at their own discretion.</w:t>
      </w:r>
    </w:p>
    <w:p w:rsidR="00CF38C5" w:rsidRDefault="00297369" w14:paraId="00000059"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only offer bids to join the fraternity to Potential New Members who meet the following academic requirement: A minimum collegiate grade point average of</w:t>
      </w:r>
      <w:commentRangeStart w:id="6"/>
      <w:r>
        <w:rPr>
          <w:rFonts w:ascii="Times New Roman" w:hAnsi="Times New Roman" w:eastAsia="Times New Roman" w:cs="Times New Roman"/>
          <w:sz w:val="24"/>
          <w:szCs w:val="24"/>
        </w:rPr>
        <w:t xml:space="preserve"> 2.50.</w:t>
      </w:r>
      <w:commentRangeEnd w:id="6"/>
      <w:r>
        <w:commentReference w:id="6"/>
      </w:r>
    </w:p>
    <w:p w:rsidR="00CF38C5" w:rsidP="2F96AED0" w:rsidRDefault="00297369" w14:paraId="0000005A" w14:textId="77777777">
      <w:pPr>
        <w:numPr>
          <w:ilvl w:val="0"/>
          <w:numId w:val="69"/>
        </w:numPr>
        <w:tabs>
          <w:tab w:val="left" w:pos="1080"/>
        </w:tabs>
        <w:spacing w:line="240" w:lineRule="auto"/>
        <w:rPr>
          <w:sz w:val="24"/>
          <w:szCs w:val="24"/>
          <w:lang w:val="en-US"/>
        </w:rPr>
      </w:pPr>
      <w:r w:rsidRPr="2F96AED0" w:rsidR="00297369">
        <w:rPr>
          <w:rFonts w:ascii="Times New Roman" w:hAnsi="Times New Roman" w:eastAsia="Times New Roman" w:cs="Times New Roman"/>
          <w:sz w:val="24"/>
          <w:szCs w:val="24"/>
          <w:lang w:val="en-US"/>
        </w:rPr>
        <w:t xml:space="preserve">Each member chapter shall </w:t>
      </w:r>
      <w:r w:rsidRPr="2F96AED0" w:rsidR="00297369">
        <w:rPr>
          <w:rFonts w:ascii="Times New Roman" w:hAnsi="Times New Roman" w:eastAsia="Times New Roman" w:cs="Times New Roman"/>
          <w:sz w:val="24"/>
          <w:szCs w:val="24"/>
          <w:lang w:val="en-US"/>
        </w:rPr>
        <w:t>maintain</w:t>
      </w:r>
      <w:r w:rsidRPr="2F96AED0" w:rsidR="00297369">
        <w:rPr>
          <w:rFonts w:ascii="Times New Roman" w:hAnsi="Times New Roman" w:eastAsia="Times New Roman" w:cs="Times New Roman"/>
          <w:sz w:val="24"/>
          <w:szCs w:val="24"/>
          <w:lang w:val="en-US"/>
        </w:rPr>
        <w:t xml:space="preserve"> an annual cumulative grade point average of a 2.70 or be at/or above the institution’s all-men’s grade point average if that grade point average is below a 2.70.</w:t>
      </w:r>
    </w:p>
    <w:p w:rsidR="00CF38C5" w:rsidP="2F96AED0" w:rsidRDefault="00297369" w14:paraId="0000005B" w14:textId="77777777">
      <w:pPr>
        <w:numPr>
          <w:ilvl w:val="0"/>
          <w:numId w:val="69"/>
        </w:numPr>
        <w:tabs>
          <w:tab w:val="left" w:pos="1080"/>
        </w:tabs>
        <w:spacing w:line="240" w:lineRule="auto"/>
        <w:rPr>
          <w:sz w:val="24"/>
          <w:szCs w:val="24"/>
          <w:lang w:val="en-US"/>
        </w:rPr>
      </w:pPr>
      <w:r w:rsidRPr="2F96AED0" w:rsidR="00297369">
        <w:rPr>
          <w:rFonts w:ascii="Times New Roman" w:hAnsi="Times New Roman" w:eastAsia="Times New Roman" w:cs="Times New Roman"/>
          <w:sz w:val="24"/>
          <w:szCs w:val="24"/>
          <w:lang w:val="en-US"/>
        </w:rPr>
        <w:t xml:space="preserve">Each member chapter shall </w:t>
      </w:r>
      <w:r w:rsidRPr="2F96AED0" w:rsidR="00297369">
        <w:rPr>
          <w:rFonts w:ascii="Times New Roman" w:hAnsi="Times New Roman" w:eastAsia="Times New Roman" w:cs="Times New Roman"/>
          <w:sz w:val="24"/>
          <w:szCs w:val="24"/>
          <w:lang w:val="en-US"/>
        </w:rPr>
        <w:t>maintain</w:t>
      </w:r>
      <w:r w:rsidRPr="2F96AED0" w:rsidR="00297369">
        <w:rPr>
          <w:rFonts w:ascii="Times New Roman" w:hAnsi="Times New Roman" w:eastAsia="Times New Roman" w:cs="Times New Roman"/>
          <w:sz w:val="24"/>
          <w:szCs w:val="24"/>
          <w:lang w:val="en-US"/>
        </w:rPr>
        <w:t xml:space="preserve"> an annual cumulative grade point average for new members classes of a 2.70 or be at/or above the institution’s all-men’s grade point average if that grade point average is below a 2.70.</w:t>
      </w:r>
    </w:p>
    <w:p w:rsidR="00CF38C5" w:rsidRDefault="00297369" w14:paraId="0000005C"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have New Member education programs lasting no longer than 6 weeks.</w:t>
      </w:r>
    </w:p>
    <w:p w:rsidR="00CF38C5" w:rsidP="2C18AD21" w:rsidRDefault="00297369" w14:paraId="0000005D" w14:textId="6C32BE2C">
      <w:pPr>
        <w:numPr>
          <w:ilvl w:val="0"/>
          <w:numId w:val="69"/>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Each member chapter shall prohibit women’s auxiliary groups, such as “little sisters</w:t>
      </w:r>
      <w:r w:rsidRPr="2C18AD21" w:rsidR="71E49C6C">
        <w:rPr>
          <w:rFonts w:ascii="Times New Roman" w:hAnsi="Times New Roman" w:eastAsia="Times New Roman" w:cs="Times New Roman"/>
          <w:sz w:val="24"/>
          <w:szCs w:val="24"/>
          <w:lang w:val="en-US"/>
        </w:rPr>
        <w:t>”.</w:t>
      </w:r>
    </w:p>
    <w:p w:rsidR="00CF38C5" w:rsidRDefault="00297369" w14:paraId="0000005E"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have and follow risk management policies covering the following areas:</w:t>
      </w:r>
    </w:p>
    <w:p w:rsidR="00CF38C5" w:rsidRDefault="00297369" w14:paraId="0000005F" w14:textId="77777777">
      <w:pPr>
        <w:numPr>
          <w:ilvl w:val="0"/>
          <w:numId w:val="6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Alcohol and Drugs</w:t>
      </w:r>
    </w:p>
    <w:p w:rsidR="00CF38C5" w:rsidRDefault="00297369" w14:paraId="00000060" w14:textId="77777777">
      <w:pPr>
        <w:numPr>
          <w:ilvl w:val="0"/>
          <w:numId w:val="6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Hazing</w:t>
      </w:r>
    </w:p>
    <w:p w:rsidR="00CF38C5" w:rsidRDefault="00297369" w14:paraId="00000061" w14:textId="77777777">
      <w:pPr>
        <w:numPr>
          <w:ilvl w:val="0"/>
          <w:numId w:val="6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Sexual Violence</w:t>
      </w:r>
    </w:p>
    <w:p w:rsidR="00CF38C5" w:rsidRDefault="00297369" w14:paraId="00000062" w14:textId="77777777">
      <w:pPr>
        <w:numPr>
          <w:ilvl w:val="0"/>
          <w:numId w:val="6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Fire, Health and Safety</w:t>
      </w:r>
    </w:p>
    <w:p w:rsidR="00CF38C5" w:rsidRDefault="00297369" w14:paraId="00000063"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prohibit the use of alcohol and drugs by all Initiated Members, New Members and Potential New Members during all recruitment activities including, but not limited to bid day events, big brother events and initiation-related activities.</w:t>
      </w:r>
    </w:p>
    <w:p w:rsidR="00CF38C5" w:rsidRDefault="00297369" w14:paraId="00000064"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chapter shall prohibit the use of alcohol and drugs by all Initiated Members and New Members during all New Member educational programming/orientation activities.</w:t>
      </w:r>
    </w:p>
    <w:p w:rsidR="00CF38C5" w:rsidP="2F96AED0" w:rsidRDefault="00297369" w14:paraId="00000065" w14:textId="77777777">
      <w:pPr>
        <w:numPr>
          <w:ilvl w:val="0"/>
          <w:numId w:val="69"/>
        </w:numPr>
        <w:spacing w:line="240" w:lineRule="auto"/>
        <w:rPr>
          <w:sz w:val="24"/>
          <w:szCs w:val="24"/>
          <w:lang w:val="en-US"/>
        </w:rPr>
      </w:pPr>
      <w:r w:rsidRPr="2F96AED0" w:rsidR="00297369">
        <w:rPr>
          <w:rFonts w:ascii="Times New Roman" w:hAnsi="Times New Roman" w:eastAsia="Times New Roman" w:cs="Times New Roman"/>
          <w:sz w:val="24"/>
          <w:szCs w:val="24"/>
          <w:lang w:val="en-US"/>
        </w:rPr>
        <w:t xml:space="preserve">Each member chapter shall adopt a statement in support of environments that are free of hazing and sexual misconduct, as defined by </w:t>
      </w:r>
      <w:r w:rsidRPr="2F96AED0" w:rsidR="00297369">
        <w:rPr>
          <w:rFonts w:ascii="Times New Roman" w:hAnsi="Times New Roman" w:eastAsia="Times New Roman" w:cs="Times New Roman"/>
          <w:sz w:val="24"/>
          <w:szCs w:val="24"/>
          <w:lang w:val="en-US"/>
        </w:rPr>
        <w:t>their</w:t>
      </w:r>
      <w:r w:rsidRPr="2F96AED0" w:rsidR="00297369">
        <w:rPr>
          <w:rFonts w:ascii="Times New Roman" w:hAnsi="Times New Roman" w:eastAsia="Times New Roman" w:cs="Times New Roman"/>
          <w:sz w:val="24"/>
          <w:szCs w:val="24"/>
          <w:lang w:val="en-US"/>
        </w:rPr>
        <w:t xml:space="preserve"> inter/national organization, within all aspects of formal and informal chapter operations. </w:t>
      </w:r>
    </w:p>
    <w:p w:rsidR="00CF38C5" w:rsidRDefault="00297369" w14:paraId="00000066" w14:textId="77777777">
      <w:pPr>
        <w:numPr>
          <w:ilvl w:val="0"/>
          <w:numId w:val="69"/>
        </w:numPr>
        <w:spacing w:line="240" w:lineRule="auto"/>
        <w:rPr>
          <w:sz w:val="24"/>
          <w:szCs w:val="24"/>
        </w:rPr>
      </w:pPr>
      <w:r>
        <w:rPr>
          <w:rFonts w:ascii="Times New Roman" w:hAnsi="Times New Roman" w:eastAsia="Times New Roman" w:cs="Times New Roman"/>
          <w:sz w:val="24"/>
          <w:szCs w:val="24"/>
        </w:rPr>
        <w:t>Each member fraternity and the IFC and each of its member chapters must carry sufficient liability insurance coverage.</w:t>
      </w:r>
    </w:p>
    <w:p w:rsidR="00CF38C5" w:rsidP="6A34DB27" w:rsidRDefault="00297369" w14:paraId="00000067" w14:textId="77777777">
      <w:pPr>
        <w:numPr>
          <w:ilvl w:val="0"/>
          <w:numId w:val="69"/>
        </w:numPr>
        <w:spacing w:line="240" w:lineRule="auto"/>
        <w:rPr>
          <w:sz w:val="24"/>
          <w:szCs w:val="24"/>
          <w:lang w:val="en-US"/>
        </w:rPr>
      </w:pPr>
      <w:r w:rsidRPr="6A34DB27" w:rsidR="00297369">
        <w:rPr>
          <w:rFonts w:ascii="Times New Roman" w:hAnsi="Times New Roman" w:eastAsia="Times New Roman" w:cs="Times New Roman"/>
          <w:sz w:val="24"/>
          <w:szCs w:val="24"/>
          <w:lang w:val="en-US"/>
        </w:rPr>
        <w:t xml:space="preserve">Each member chapter and the IFC shall work with the campus to provide health and safety </w:t>
      </w:r>
      <w:r w:rsidRPr="6A34DB27" w:rsidR="00297369">
        <w:rPr>
          <w:rFonts w:ascii="Times New Roman" w:hAnsi="Times New Roman" w:eastAsia="Times New Roman" w:cs="Times New Roman"/>
          <w:sz w:val="24"/>
          <w:szCs w:val="24"/>
          <w:lang w:val="en-US"/>
        </w:rPr>
        <w:t>education</w:t>
      </w:r>
      <w:r w:rsidRPr="6A34DB27" w:rsidR="00297369">
        <w:rPr>
          <w:rFonts w:ascii="Times New Roman" w:hAnsi="Times New Roman" w:eastAsia="Times New Roman" w:cs="Times New Roman"/>
          <w:sz w:val="24"/>
          <w:szCs w:val="24"/>
          <w:lang w:val="en-US"/>
        </w:rPr>
        <w:t xml:space="preserve"> and training provided for all chapters each term.</w:t>
      </w:r>
    </w:p>
    <w:p w:rsidR="00CF38C5" w:rsidP="2F96AED0" w:rsidRDefault="00297369" w14:paraId="00000068" w14:textId="77777777">
      <w:pPr>
        <w:numPr>
          <w:ilvl w:val="0"/>
          <w:numId w:val="69"/>
        </w:numPr>
        <w:spacing w:line="240" w:lineRule="auto"/>
        <w:rPr>
          <w:sz w:val="24"/>
          <w:szCs w:val="24"/>
          <w:lang w:val="en-US"/>
        </w:rPr>
      </w:pPr>
      <w:r w:rsidRPr="2F96AED0" w:rsidR="00297369">
        <w:rPr>
          <w:rFonts w:ascii="Times New Roman" w:hAnsi="Times New Roman" w:eastAsia="Times New Roman" w:cs="Times New Roman"/>
          <w:sz w:val="24"/>
          <w:szCs w:val="24"/>
          <w:lang w:val="en-US"/>
        </w:rPr>
        <w:t xml:space="preserve">Each member chapter and the IFC shall </w:t>
      </w:r>
      <w:r w:rsidRPr="2F96AED0" w:rsidR="00297369">
        <w:rPr>
          <w:rFonts w:ascii="Times New Roman" w:hAnsi="Times New Roman" w:eastAsia="Times New Roman" w:cs="Times New Roman"/>
          <w:sz w:val="24"/>
          <w:szCs w:val="24"/>
          <w:lang w:val="en-US"/>
        </w:rPr>
        <w:t>establish</w:t>
      </w:r>
      <w:r w:rsidRPr="2F96AED0" w:rsidR="00297369">
        <w:rPr>
          <w:rFonts w:ascii="Times New Roman" w:hAnsi="Times New Roman" w:eastAsia="Times New Roman" w:cs="Times New Roman"/>
          <w:sz w:val="24"/>
          <w:szCs w:val="24"/>
          <w:lang w:val="en-US"/>
        </w:rPr>
        <w:t xml:space="preserve"> a strategic communication plan for the IFC and its member chapters that addresses protocol for crisis response, social media, </w:t>
      </w:r>
      <w:r w:rsidRPr="2F96AED0" w:rsidR="00297369">
        <w:rPr>
          <w:rFonts w:ascii="Times New Roman" w:hAnsi="Times New Roman" w:eastAsia="Times New Roman" w:cs="Times New Roman"/>
          <w:sz w:val="24"/>
          <w:szCs w:val="24"/>
          <w:lang w:val="en-US"/>
        </w:rPr>
        <w:t>marketing</w:t>
      </w:r>
      <w:r w:rsidRPr="2F96AED0" w:rsidR="00297369">
        <w:rPr>
          <w:rFonts w:ascii="Times New Roman" w:hAnsi="Times New Roman" w:eastAsia="Times New Roman" w:cs="Times New Roman"/>
          <w:sz w:val="24"/>
          <w:szCs w:val="24"/>
          <w:lang w:val="en-US"/>
        </w:rPr>
        <w:t xml:space="preserve"> and media engagement.</w:t>
      </w:r>
    </w:p>
    <w:p w:rsidR="00CF38C5" w:rsidRDefault="00CF38C5" w14:paraId="00000069" w14:textId="77777777">
      <w:pPr>
        <w:spacing w:line="240" w:lineRule="auto"/>
        <w:rPr>
          <w:rFonts w:ascii="Times New Roman" w:hAnsi="Times New Roman" w:eastAsia="Times New Roman" w:cs="Times New Roman"/>
          <w:b/>
          <w:sz w:val="24"/>
          <w:szCs w:val="24"/>
        </w:rPr>
      </w:pPr>
    </w:p>
    <w:p w:rsidR="00CF38C5" w:rsidRDefault="00297369" w14:paraId="0000006A"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IV: REPRESENTATION</w:t>
      </w:r>
    </w:p>
    <w:p w:rsidR="00CF38C5" w:rsidRDefault="00CF38C5" w14:paraId="0000006B" w14:textId="77777777">
      <w:pPr>
        <w:spacing w:line="240" w:lineRule="auto"/>
        <w:rPr>
          <w:rFonts w:ascii="Times New Roman" w:hAnsi="Times New Roman" w:eastAsia="Times New Roman" w:cs="Times New Roman"/>
          <w:sz w:val="24"/>
          <w:szCs w:val="24"/>
        </w:rPr>
      </w:pPr>
    </w:p>
    <w:p w:rsidR="00CF38C5" w:rsidRDefault="00297369" w14:paraId="0000006C"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General Body</w:t>
      </w:r>
    </w:p>
    <w:p w:rsidR="00CF38C5" w:rsidRDefault="00297369" w14:paraId="0000006D"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powers of the IFC shall be vested in the IFC General Body. The IFC General Body shall be the governing legislative body responsible for the general policies of the IFC, for electing its Executive Board, and for instructing its Executive Board as to the activities and operations of the IFC. All such activities shall respect the individual sovereignty and associational rights of each member chapter and shall not relinquish any governance authority to any other governing body. </w:t>
      </w:r>
    </w:p>
    <w:p w:rsidR="00CF38C5" w:rsidRDefault="00CF38C5" w14:paraId="0000006E" w14:textId="77777777">
      <w:pPr>
        <w:spacing w:line="240" w:lineRule="auto"/>
        <w:ind w:left="3330"/>
        <w:rPr>
          <w:rFonts w:ascii="Times New Roman" w:hAnsi="Times New Roman" w:eastAsia="Times New Roman" w:cs="Times New Roman"/>
          <w:sz w:val="24"/>
          <w:szCs w:val="24"/>
        </w:rPr>
      </w:pPr>
    </w:p>
    <w:p w:rsidR="00CF38C5" w:rsidP="2F96AED0" w:rsidRDefault="00297369" w14:paraId="0000006F"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II.</w:t>
      </w:r>
      <w:r>
        <w:tab/>
      </w:r>
      <w:r w:rsidRPr="2F96AED0" w:rsidR="00297369">
        <w:rPr>
          <w:rFonts w:ascii="Times New Roman" w:hAnsi="Times New Roman" w:eastAsia="Times New Roman" w:cs="Times New Roman"/>
          <w:b w:val="1"/>
          <w:bCs w:val="1"/>
          <w:sz w:val="24"/>
          <w:szCs w:val="24"/>
          <w:lang w:val="en-US"/>
        </w:rPr>
        <w:t>IFC General Body Composition</w:t>
      </w:r>
    </w:p>
    <w:p w:rsidR="00CF38C5" w:rsidRDefault="00297369" w14:paraId="00000070"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General Body shall be composed of voting IFC Delegates and non-voting IFC Member Chapter Delegates.</w:t>
      </w:r>
    </w:p>
    <w:p w:rsidR="00CF38C5" w:rsidRDefault="00CF38C5" w14:paraId="00000071" w14:textId="77777777">
      <w:pPr>
        <w:spacing w:line="240" w:lineRule="auto"/>
        <w:rPr>
          <w:rFonts w:ascii="Times New Roman" w:hAnsi="Times New Roman" w:eastAsia="Times New Roman" w:cs="Times New Roman"/>
          <w:b/>
          <w:sz w:val="24"/>
          <w:szCs w:val="24"/>
        </w:rPr>
      </w:pPr>
    </w:p>
    <w:p w:rsidR="00CF38C5" w:rsidP="2F96AED0" w:rsidRDefault="00297369" w14:paraId="00000072" w14:textId="77777777">
      <w:pPr>
        <w:spacing w:line="240" w:lineRule="auto"/>
        <w:rPr>
          <w:rFonts w:ascii="Times New Roman" w:hAnsi="Times New Roman" w:eastAsia="Times New Roman" w:cs="Times New Roman"/>
          <w:sz w:val="24"/>
          <w:szCs w:val="24"/>
          <w:lang w:val="en-US"/>
        </w:rPr>
      </w:pPr>
      <w:commentRangeStart w:id="263137473"/>
      <w:r w:rsidRPr="7825BD88" w:rsidR="4EA20828">
        <w:rPr>
          <w:rFonts w:ascii="Times New Roman" w:hAnsi="Times New Roman" w:eastAsia="Times New Roman" w:cs="Times New Roman"/>
          <w:b w:val="1"/>
          <w:bCs w:val="1"/>
          <w:sz w:val="24"/>
          <w:szCs w:val="24"/>
          <w:lang w:val="en-US"/>
        </w:rPr>
        <w:t xml:space="preserve">Section </w:t>
      </w:r>
      <w:r w:rsidRPr="7825BD88" w:rsidR="4EA20828">
        <w:rPr>
          <w:rFonts w:ascii="Times New Roman" w:hAnsi="Times New Roman" w:eastAsia="Times New Roman" w:cs="Times New Roman"/>
          <w:b w:val="1"/>
          <w:bCs w:val="1"/>
          <w:sz w:val="24"/>
          <w:szCs w:val="24"/>
          <w:lang w:val="en-US"/>
        </w:rPr>
        <w:t>III.</w:t>
      </w:r>
      <w:r>
        <w:tab/>
      </w:r>
      <w:r w:rsidRPr="7825BD88" w:rsidR="4EA20828">
        <w:rPr>
          <w:rFonts w:ascii="Times New Roman" w:hAnsi="Times New Roman" w:eastAsia="Times New Roman" w:cs="Times New Roman"/>
          <w:b w:val="1"/>
          <w:bCs w:val="1"/>
          <w:sz w:val="24"/>
          <w:szCs w:val="24"/>
          <w:lang w:val="en-US"/>
        </w:rPr>
        <w:t>IFC Delegates</w:t>
      </w:r>
    </w:p>
    <w:p w:rsidR="00CF38C5" w:rsidP="2C18AD21" w:rsidRDefault="00297369" w14:paraId="00000073" w14:textId="2777824D">
      <w:pPr>
        <w:spacing w:line="240" w:lineRule="auto"/>
        <w:ind w:left="360"/>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Each member chapter shall have one IFC Delegate who serves on the IFC General Body. Member Chapters may select the IFC delegate in any manner they see fit</w:t>
      </w:r>
      <w:r w:rsidRPr="2C18AD21" w:rsidR="07CA4EA9">
        <w:rPr>
          <w:rFonts w:ascii="Times New Roman" w:hAnsi="Times New Roman" w:eastAsia="Times New Roman" w:cs="Times New Roman"/>
          <w:sz w:val="24"/>
          <w:szCs w:val="24"/>
          <w:lang w:val="en-US"/>
        </w:rPr>
        <w:t xml:space="preserve">; </w:t>
      </w:r>
      <w:commentRangeStart w:id="754490867"/>
      <w:r w:rsidRPr="2C18AD21" w:rsidR="07CA4EA9">
        <w:rPr>
          <w:rFonts w:ascii="Times New Roman" w:hAnsi="Times New Roman" w:eastAsia="Times New Roman" w:cs="Times New Roman"/>
          <w:sz w:val="24"/>
          <w:szCs w:val="24"/>
          <w:lang w:val="en-US"/>
        </w:rPr>
        <w:t>however, the IFC suggest</w:t>
      </w:r>
      <w:r w:rsidRPr="2C18AD21" w:rsidR="5A70EF1E">
        <w:rPr>
          <w:rFonts w:ascii="Times New Roman" w:hAnsi="Times New Roman" w:eastAsia="Times New Roman" w:cs="Times New Roman"/>
          <w:sz w:val="24"/>
          <w:szCs w:val="24"/>
          <w:lang w:val="en-US"/>
        </w:rPr>
        <w:t>s that the delegate not be the Member Chap</w:t>
      </w:r>
      <w:r w:rsidRPr="2C18AD21" w:rsidR="5A70EF1E">
        <w:rPr>
          <w:rFonts w:ascii="Times New Roman" w:hAnsi="Times New Roman" w:eastAsia="Times New Roman" w:cs="Times New Roman"/>
          <w:sz w:val="24"/>
          <w:szCs w:val="24"/>
          <w:lang w:val="en-US"/>
        </w:rPr>
        <w:t xml:space="preserve">ter President, instead </w:t>
      </w:r>
      <w:r w:rsidRPr="2C18AD21" w:rsidR="1314218C">
        <w:rPr>
          <w:rFonts w:ascii="Times New Roman" w:hAnsi="Times New Roman" w:eastAsia="Times New Roman" w:cs="Times New Roman"/>
          <w:sz w:val="24"/>
          <w:szCs w:val="24"/>
          <w:lang w:val="en-US"/>
        </w:rPr>
        <w:t>the IFC recommends</w:t>
      </w:r>
      <w:r w:rsidRPr="2C18AD21" w:rsidR="5A70EF1E">
        <w:rPr>
          <w:rFonts w:ascii="Times New Roman" w:hAnsi="Times New Roman" w:eastAsia="Times New Roman" w:cs="Times New Roman"/>
          <w:sz w:val="24"/>
          <w:szCs w:val="24"/>
          <w:lang w:val="en-US"/>
        </w:rPr>
        <w:t xml:space="preserve"> that the delegate role</w:t>
      </w:r>
      <w:r w:rsidRPr="2C18AD21" w:rsidR="5A70EF1E">
        <w:rPr>
          <w:rFonts w:ascii="Times New Roman" w:hAnsi="Times New Roman" w:eastAsia="Times New Roman" w:cs="Times New Roman"/>
          <w:sz w:val="24"/>
          <w:szCs w:val="24"/>
          <w:lang w:val="en-US"/>
        </w:rPr>
        <w:t xml:space="preserve"> be voted upon </w:t>
      </w:r>
      <w:r w:rsidRPr="2C18AD21" w:rsidR="5F59436C">
        <w:rPr>
          <w:rFonts w:ascii="Times New Roman" w:hAnsi="Times New Roman" w:eastAsia="Times New Roman" w:cs="Times New Roman"/>
          <w:sz w:val="24"/>
          <w:szCs w:val="24"/>
          <w:lang w:val="en-US"/>
        </w:rPr>
        <w:t xml:space="preserve">by said member chapter or assigned as part of the duties </w:t>
      </w:r>
      <w:r w:rsidRPr="2C18AD21" w:rsidR="5F59436C">
        <w:rPr>
          <w:rFonts w:ascii="Times New Roman" w:hAnsi="Times New Roman" w:eastAsia="Times New Roman" w:cs="Times New Roman"/>
          <w:sz w:val="24"/>
          <w:szCs w:val="24"/>
          <w:lang w:val="en-US"/>
        </w:rPr>
        <w:t>to</w:t>
      </w:r>
      <w:r w:rsidRPr="2C18AD21" w:rsidR="5F59436C">
        <w:rPr>
          <w:rFonts w:ascii="Times New Roman" w:hAnsi="Times New Roman" w:eastAsia="Times New Roman" w:cs="Times New Roman"/>
          <w:sz w:val="24"/>
          <w:szCs w:val="24"/>
          <w:lang w:val="en-US"/>
        </w:rPr>
        <w:t xml:space="preserve"> one of the members </w:t>
      </w:r>
      <w:r w:rsidRPr="2C18AD21" w:rsidR="5F59436C">
        <w:rPr>
          <w:rFonts w:ascii="Times New Roman" w:hAnsi="Times New Roman" w:eastAsia="Times New Roman" w:cs="Times New Roman"/>
          <w:sz w:val="24"/>
          <w:szCs w:val="24"/>
          <w:lang w:val="en-US"/>
        </w:rPr>
        <w:t xml:space="preserve">on the Member Chapter’s </w:t>
      </w:r>
      <w:r w:rsidRPr="2C18AD21" w:rsidR="0B441DD4">
        <w:rPr>
          <w:rFonts w:ascii="Times New Roman" w:hAnsi="Times New Roman" w:eastAsia="Times New Roman" w:cs="Times New Roman"/>
          <w:sz w:val="24"/>
          <w:szCs w:val="24"/>
          <w:lang w:val="en-US"/>
        </w:rPr>
        <w:t>executive</w:t>
      </w:r>
      <w:r w:rsidRPr="2C18AD21" w:rsidR="5F59436C">
        <w:rPr>
          <w:rFonts w:ascii="Times New Roman" w:hAnsi="Times New Roman" w:eastAsia="Times New Roman" w:cs="Times New Roman"/>
          <w:sz w:val="24"/>
          <w:szCs w:val="24"/>
          <w:lang w:val="en-US"/>
        </w:rPr>
        <w:t xml:space="preserve"> board</w:t>
      </w:r>
      <w:r w:rsidRPr="2C18AD21" w:rsidR="1A43F04A">
        <w:rPr>
          <w:rFonts w:ascii="Times New Roman" w:hAnsi="Times New Roman" w:eastAsia="Times New Roman" w:cs="Times New Roman"/>
          <w:sz w:val="24"/>
          <w:szCs w:val="24"/>
          <w:lang w:val="en-US"/>
        </w:rPr>
        <w:t>.</w:t>
      </w:r>
      <w:commentRangeEnd w:id="754490867"/>
      <w:r>
        <w:rPr>
          <w:rStyle w:val="CommentReference"/>
        </w:rPr>
        <w:commentReference w:id="754490867"/>
      </w:r>
      <w:r w:rsidRPr="2C18AD21" w:rsidR="1A43F04A">
        <w:rPr>
          <w:rFonts w:ascii="Times New Roman" w:hAnsi="Times New Roman" w:eastAsia="Times New Roman" w:cs="Times New Roman"/>
          <w:sz w:val="24"/>
          <w:szCs w:val="24"/>
          <w:lang w:val="en-US"/>
        </w:rPr>
        <w:t xml:space="preserve"> </w:t>
      </w:r>
      <w:r w:rsidRPr="2C18AD21" w:rsidR="00297369">
        <w:rPr>
          <w:rFonts w:ascii="Times New Roman" w:hAnsi="Times New Roman" w:eastAsia="Times New Roman" w:cs="Times New Roman"/>
          <w:sz w:val="24"/>
          <w:szCs w:val="24"/>
          <w:lang w:val="en-US"/>
        </w:rPr>
        <w:t>IFC Delegates should be the same person each time, tasked with informing the IFC on their respective member chapter’s weekly report and relaying information from the IFC General Body Meetings to their respective member chapter.</w:t>
      </w:r>
    </w:p>
    <w:p w:rsidR="00CF38C5" w:rsidRDefault="00CF38C5" w14:paraId="00000074" w14:textId="77777777">
      <w:pPr>
        <w:spacing w:line="240" w:lineRule="auto"/>
        <w:rPr>
          <w:rFonts w:ascii="Times New Roman" w:hAnsi="Times New Roman" w:eastAsia="Times New Roman" w:cs="Times New Roman"/>
          <w:sz w:val="24"/>
          <w:szCs w:val="24"/>
        </w:rPr>
      </w:pPr>
    </w:p>
    <w:p w:rsidR="00CF38C5" w:rsidP="2F96AED0" w:rsidRDefault="00297369" w14:paraId="00000075"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IV.</w:t>
      </w:r>
      <w:r>
        <w:tab/>
      </w:r>
      <w:r w:rsidRPr="2F96AED0" w:rsidR="00297369">
        <w:rPr>
          <w:rFonts w:ascii="Times New Roman" w:hAnsi="Times New Roman" w:eastAsia="Times New Roman" w:cs="Times New Roman"/>
          <w:b w:val="1"/>
          <w:bCs w:val="1"/>
          <w:sz w:val="24"/>
          <w:szCs w:val="24"/>
          <w:lang w:val="en-US"/>
        </w:rPr>
        <w:t>IFC Member Chapter Representatives</w:t>
      </w:r>
    </w:p>
    <w:p w:rsidR="52243DED" w:rsidP="7825BD88" w:rsidRDefault="52243DED" w14:paraId="321EF36E" w14:textId="4D1220A6">
      <w:pPr>
        <w:spacing w:line="240" w:lineRule="auto"/>
        <w:ind w:left="360"/>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 xml:space="preserve">Each member chapter shall also have an </w:t>
      </w:r>
      <w:r w:rsidRPr="2C18AD21" w:rsidR="4EA20828">
        <w:rPr>
          <w:rFonts w:ascii="Times New Roman" w:hAnsi="Times New Roman" w:eastAsia="Times New Roman" w:cs="Times New Roman"/>
          <w:sz w:val="24"/>
          <w:szCs w:val="24"/>
          <w:lang w:val="en-US"/>
        </w:rPr>
        <w:t>additional</w:t>
      </w:r>
      <w:r w:rsidRPr="2C18AD21" w:rsidR="4EA20828">
        <w:rPr>
          <w:rFonts w:ascii="Times New Roman" w:hAnsi="Times New Roman" w:eastAsia="Times New Roman" w:cs="Times New Roman"/>
          <w:sz w:val="24"/>
          <w:szCs w:val="24"/>
          <w:lang w:val="en-US"/>
        </w:rPr>
        <w:t xml:space="preserve"> member chapter representative present at IFC General Body Meetings. The role of the Member Chapter Representative is to be an informed individual on member chapter information that the IFC Delegate from that respective chapter would otherwise not be responsible for. The IFC Member Chapter Representative can be a rotating position, fulfilled by whoever that week is most fitting for the role, selected by each member chapter in any way they see fit.</w:t>
      </w:r>
      <w:r w:rsidRPr="2C18AD21" w:rsidR="4EA20828">
        <w:rPr>
          <w:rFonts w:ascii="Times New Roman" w:hAnsi="Times New Roman" w:eastAsia="Times New Roman" w:cs="Times New Roman"/>
          <w:sz w:val="24"/>
          <w:szCs w:val="24"/>
          <w:lang w:val="en-US"/>
        </w:rPr>
        <w:t xml:space="preserve"> </w:t>
      </w:r>
    </w:p>
    <w:p w:rsidR="00CF38C5" w:rsidP="2F96AED0" w:rsidRDefault="00297369" w14:paraId="00000077" w14:textId="77777777">
      <w:pPr>
        <w:spacing w:line="240" w:lineRule="auto"/>
        <w:ind w:left="360"/>
        <w:rPr>
          <w:rFonts w:ascii="Times New Roman" w:hAnsi="Times New Roman" w:eastAsia="Times New Roman" w:cs="Times New Roman"/>
          <w:sz w:val="24"/>
          <w:szCs w:val="24"/>
          <w:lang w:val="en-US"/>
        </w:rPr>
      </w:pPr>
      <w:r w:rsidRPr="7825BD88" w:rsidR="4EA20828">
        <w:rPr>
          <w:rFonts w:ascii="Times New Roman" w:hAnsi="Times New Roman" w:eastAsia="Times New Roman" w:cs="Times New Roman"/>
          <w:sz w:val="24"/>
          <w:szCs w:val="24"/>
          <w:lang w:val="en-US"/>
        </w:rPr>
        <w:t xml:space="preserve">(i.e., an IFC General Body Meeting in which recruitment was discussed, the head position governing recruitment would </w:t>
      </w:r>
      <w:r w:rsidRPr="7825BD88" w:rsidR="4EA20828">
        <w:rPr>
          <w:rFonts w:ascii="Times New Roman" w:hAnsi="Times New Roman" w:eastAsia="Times New Roman" w:cs="Times New Roman"/>
          <w:sz w:val="24"/>
          <w:szCs w:val="24"/>
          <w:lang w:val="en-US"/>
        </w:rPr>
        <w:t>likely be</w:t>
      </w:r>
      <w:r w:rsidRPr="7825BD88" w:rsidR="4EA20828">
        <w:rPr>
          <w:rFonts w:ascii="Times New Roman" w:hAnsi="Times New Roman" w:eastAsia="Times New Roman" w:cs="Times New Roman"/>
          <w:sz w:val="24"/>
          <w:szCs w:val="24"/>
          <w:lang w:val="en-US"/>
        </w:rPr>
        <w:t xml:space="preserve"> the IFC Member Chapter Representative for his member chapter)</w:t>
      </w:r>
      <w:commentRangeEnd w:id="263137473"/>
      <w:r>
        <w:rPr>
          <w:rStyle w:val="CommentReference"/>
        </w:rPr>
        <w:commentReference w:id="263137473"/>
      </w:r>
    </w:p>
    <w:p w:rsidR="00CF38C5" w:rsidRDefault="00CF38C5" w14:paraId="00000078" w14:textId="77777777">
      <w:pPr>
        <w:spacing w:line="240" w:lineRule="auto"/>
        <w:ind w:left="360"/>
        <w:rPr>
          <w:rFonts w:ascii="Times New Roman" w:hAnsi="Times New Roman" w:eastAsia="Times New Roman" w:cs="Times New Roman"/>
          <w:sz w:val="24"/>
          <w:szCs w:val="24"/>
        </w:rPr>
      </w:pPr>
    </w:p>
    <w:p w:rsidR="00CF38C5" w:rsidP="7825BD88" w:rsidRDefault="00297369" w14:paraId="00000079" w14:textId="0D7FF1A0">
      <w:pPr>
        <w:spacing w:line="240" w:lineRule="auto"/>
        <w:rPr>
          <w:rFonts w:ascii="Times New Roman" w:hAnsi="Times New Roman" w:eastAsia="Times New Roman" w:cs="Times New Roman"/>
          <w:b w:val="1"/>
          <w:bCs w:val="1"/>
          <w:sz w:val="24"/>
          <w:szCs w:val="24"/>
        </w:rPr>
      </w:pPr>
      <w:r w:rsidRPr="2C18AD21" w:rsidR="4EA20828">
        <w:rPr>
          <w:rFonts w:ascii="Times New Roman" w:hAnsi="Times New Roman" w:eastAsia="Times New Roman" w:cs="Times New Roman"/>
          <w:b w:val="1"/>
          <w:bCs w:val="1"/>
          <w:sz w:val="24"/>
          <w:szCs w:val="24"/>
        </w:rPr>
        <w:t>Section V.</w:t>
      </w:r>
      <w:r>
        <w:tab/>
      </w:r>
      <w:r w:rsidRPr="2C18AD21" w:rsidR="4EA20828">
        <w:rPr>
          <w:rFonts w:ascii="Times New Roman" w:hAnsi="Times New Roman" w:eastAsia="Times New Roman" w:cs="Times New Roman"/>
          <w:b w:val="1"/>
          <w:bCs w:val="1"/>
          <w:sz w:val="24"/>
          <w:szCs w:val="24"/>
        </w:rPr>
        <w:t>IFC Delegate</w:t>
      </w:r>
      <w:r w:rsidRPr="2C18AD21" w:rsidR="4EA20828">
        <w:rPr>
          <w:rFonts w:ascii="Times New Roman" w:hAnsi="Times New Roman" w:eastAsia="Times New Roman" w:cs="Times New Roman"/>
          <w:b w:val="1"/>
          <w:bCs w:val="1"/>
          <w:sz w:val="24"/>
          <w:szCs w:val="24"/>
        </w:rPr>
        <w:t xml:space="preserve"> Eligibility</w:t>
      </w:r>
    </w:p>
    <w:p w:rsidR="00CF38C5" w:rsidP="2F96AED0" w:rsidRDefault="00297369" w14:paraId="0000007A"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In order to</w:t>
      </w:r>
      <w:r w:rsidRPr="2F96AED0" w:rsidR="00297369">
        <w:rPr>
          <w:rFonts w:ascii="Times New Roman" w:hAnsi="Times New Roman" w:eastAsia="Times New Roman" w:cs="Times New Roman"/>
          <w:sz w:val="24"/>
          <w:szCs w:val="24"/>
          <w:lang w:val="en-US"/>
        </w:rPr>
        <w:t xml:space="preserve"> serve as the IFC Delegate or IFC Member Chapter Representative, individuals must meet the following requirements:</w:t>
      </w:r>
    </w:p>
    <w:p w:rsidR="00CF38C5" w:rsidRDefault="00297369" w14:paraId="0000007B" w14:textId="77777777">
      <w:pPr>
        <w:numPr>
          <w:ilvl w:val="0"/>
          <w:numId w:val="45"/>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Be an Initiated Member, in good standing, of a member chapter.</w:t>
      </w:r>
    </w:p>
    <w:p w:rsidR="00CF38C5" w:rsidRDefault="00297369" w14:paraId="0000007C" w14:textId="77777777">
      <w:pPr>
        <w:numPr>
          <w:ilvl w:val="0"/>
          <w:numId w:val="45"/>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good academic standing with Furman</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 xml:space="preserve">University. </w:t>
      </w:r>
    </w:p>
    <w:p w:rsidR="00CF38C5" w:rsidP="2F96AED0" w:rsidRDefault="00297369" w14:paraId="0000007D" w14:textId="77777777">
      <w:pPr>
        <w:numPr>
          <w:ilvl w:val="0"/>
          <w:numId w:val="45"/>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Be devoted to the general ideals and principles of fraternity life and conduct himself in a professional manner consistent with the Mission and Purpose of the IFC, as defined within this Constitution.</w:t>
      </w:r>
    </w:p>
    <w:p w:rsidR="00CF38C5" w:rsidRDefault="00297369" w14:paraId="0000007E" w14:textId="77777777">
      <w:pPr>
        <w:numPr>
          <w:ilvl w:val="0"/>
          <w:numId w:val="45"/>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Have a working knowledge of the IFC Constitution and Bylaws, Furman University policies, NIC Standards, and NIC Alcohol &amp; Drug Guidelines.</w:t>
      </w:r>
    </w:p>
    <w:p w:rsidR="00CF38C5" w:rsidRDefault="00297369" w14:paraId="0000007F" w14:textId="6CE9CF80">
      <w:pPr>
        <w:numPr>
          <w:ilvl w:val="0"/>
          <w:numId w:val="45"/>
        </w:numPr>
        <w:spacing w:line="240" w:lineRule="auto"/>
        <w:ind w:left="1080"/>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Not be a current member of the IFC Executive Board</w:t>
      </w:r>
      <w:r w:rsidRPr="2C18AD21" w:rsidR="3D7B386A">
        <w:rPr>
          <w:rFonts w:ascii="Times New Roman" w:hAnsi="Times New Roman" w:eastAsia="Times New Roman" w:cs="Times New Roman"/>
          <w:sz w:val="24"/>
          <w:szCs w:val="24"/>
        </w:rPr>
        <w:t>.</w:t>
      </w:r>
    </w:p>
    <w:p w:rsidR="00CF38C5" w:rsidRDefault="00CF38C5" w14:paraId="00000080" w14:textId="77777777">
      <w:pPr>
        <w:spacing w:line="240" w:lineRule="auto"/>
        <w:rPr>
          <w:rFonts w:ascii="Times New Roman" w:hAnsi="Times New Roman" w:eastAsia="Times New Roman" w:cs="Times New Roman"/>
          <w:sz w:val="24"/>
          <w:szCs w:val="24"/>
        </w:rPr>
      </w:pPr>
    </w:p>
    <w:p w:rsidR="00CF38C5" w:rsidP="2C18AD21" w:rsidRDefault="00297369" w14:paraId="2E01ECF9" w14:textId="692E30C6">
      <w:pPr>
        <w:spacing w:line="240" w:lineRule="auto"/>
        <w:ind/>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b w:val="1"/>
          <w:bCs w:val="1"/>
          <w:sz w:val="24"/>
          <w:szCs w:val="24"/>
          <w:lang w:val="en-US"/>
        </w:rPr>
        <w:t xml:space="preserve">Section </w:t>
      </w:r>
      <w:r w:rsidRPr="2C18AD21" w:rsidR="4EA20828">
        <w:rPr>
          <w:rFonts w:ascii="Times New Roman" w:hAnsi="Times New Roman" w:eastAsia="Times New Roman" w:cs="Times New Roman"/>
          <w:b w:val="1"/>
          <w:bCs w:val="1"/>
          <w:sz w:val="24"/>
          <w:szCs w:val="24"/>
          <w:lang w:val="en-US"/>
        </w:rPr>
        <w:t>VI.</w:t>
      </w:r>
      <w:r>
        <w:tab/>
      </w:r>
      <w:r w:rsidRPr="2C18AD21" w:rsidR="4EA20828">
        <w:rPr>
          <w:rFonts w:ascii="Times New Roman" w:hAnsi="Times New Roman" w:eastAsia="Times New Roman" w:cs="Times New Roman"/>
          <w:b w:val="1"/>
          <w:bCs w:val="1"/>
          <w:sz w:val="24"/>
          <w:szCs w:val="24"/>
          <w:lang w:val="en-US"/>
        </w:rPr>
        <w:t>Term</w:t>
      </w:r>
      <w:r w:rsidRPr="2C18AD21" w:rsidR="4EA20828">
        <w:rPr>
          <w:rFonts w:ascii="Times New Roman" w:hAnsi="Times New Roman" w:eastAsia="Times New Roman" w:cs="Times New Roman"/>
          <w:b w:val="1"/>
          <w:bCs w:val="1"/>
          <w:sz w:val="24"/>
          <w:szCs w:val="24"/>
          <w:lang w:val="en-US"/>
        </w:rPr>
        <w:t xml:space="preserve"> of Office of IFC Delegates </w:t>
      </w:r>
    </w:p>
    <w:p w:rsidR="00CF38C5" w:rsidP="2C18AD21" w:rsidRDefault="00297369" w14:paraId="00000082" w14:textId="24789D80">
      <w:pPr>
        <w:spacing w:line="240" w:lineRule="auto"/>
        <w:ind w:left="360" w:right="0" w:firstLine="0"/>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 xml:space="preserve">The term of office for IFC Delegates and Member Chapter Representatives shall be until their graduation, resignation, or replacement under the procedures </w:t>
      </w:r>
      <w:r w:rsidRPr="2C18AD21" w:rsidR="00297369">
        <w:rPr>
          <w:rFonts w:ascii="Times New Roman" w:hAnsi="Times New Roman" w:eastAsia="Times New Roman" w:cs="Times New Roman"/>
          <w:sz w:val="24"/>
          <w:szCs w:val="24"/>
          <w:lang w:val="en-US"/>
        </w:rPr>
        <w:t>determined</w:t>
      </w:r>
      <w:r w:rsidRPr="2C18AD21" w:rsidR="00297369">
        <w:rPr>
          <w:rFonts w:ascii="Times New Roman" w:hAnsi="Times New Roman" w:eastAsia="Times New Roman" w:cs="Times New Roman"/>
          <w:sz w:val="24"/>
          <w:szCs w:val="24"/>
          <w:lang w:val="en-US"/>
        </w:rPr>
        <w:t xml:space="preserve"> by each member chapter; or upon his election to serve on the IFC Executive Board or as his member chapter’s IFC Justice for the IFC Judicial Board. Each IFC term of service begins and ends on </w:t>
      </w:r>
      <w:r w:rsidRPr="2C18AD21" w:rsidR="00297369">
        <w:rPr>
          <w:rFonts w:ascii="Times New Roman" w:hAnsi="Times New Roman" w:eastAsia="Times New Roman" w:cs="Times New Roman"/>
          <w:sz w:val="24"/>
          <w:szCs w:val="24"/>
          <w:lang w:val="en-US"/>
        </w:rPr>
        <w:t>the Spring</w:t>
      </w:r>
      <w:r w:rsidRPr="2C18AD21" w:rsidR="00297369">
        <w:rPr>
          <w:rFonts w:ascii="Times New Roman" w:hAnsi="Times New Roman" w:eastAsia="Times New Roman" w:cs="Times New Roman"/>
          <w:sz w:val="24"/>
          <w:szCs w:val="24"/>
          <w:lang w:val="en-US"/>
        </w:rPr>
        <w:t xml:space="preserve"> Bid Day.</w:t>
      </w:r>
    </w:p>
    <w:p w:rsidR="00CF38C5" w:rsidRDefault="00CF38C5" w14:paraId="00000083" w14:textId="77777777">
      <w:pPr>
        <w:spacing w:line="240" w:lineRule="auto"/>
        <w:rPr>
          <w:rFonts w:ascii="Times New Roman" w:hAnsi="Times New Roman" w:eastAsia="Times New Roman" w:cs="Times New Roman"/>
          <w:sz w:val="24"/>
          <w:szCs w:val="24"/>
        </w:rPr>
      </w:pPr>
    </w:p>
    <w:p w:rsidR="00CF38C5" w:rsidP="2F96AED0" w:rsidRDefault="00297369" w14:paraId="00000084"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VII.</w:t>
      </w:r>
      <w:r>
        <w:tab/>
      </w:r>
      <w:r w:rsidRPr="2F96AED0" w:rsidR="00297369">
        <w:rPr>
          <w:rFonts w:ascii="Times New Roman" w:hAnsi="Times New Roman" w:eastAsia="Times New Roman" w:cs="Times New Roman"/>
          <w:b w:val="1"/>
          <w:bCs w:val="1"/>
          <w:sz w:val="24"/>
          <w:szCs w:val="24"/>
          <w:lang w:val="en-US"/>
        </w:rPr>
        <w:t>IFC General Body Meeting Policies</w:t>
      </w:r>
    </w:p>
    <w:p w:rsidR="00CF38C5" w:rsidRDefault="00297369" w14:paraId="00000085"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General Body shall conduct its meetings according to the following requirements:</w:t>
      </w:r>
    </w:p>
    <w:p w:rsidR="00CF38C5" w:rsidRDefault="00297369" w14:paraId="00000086"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most recent edition of Robert’s Rules of Order shall be used to run all meetings.</w:t>
      </w:r>
    </w:p>
    <w:p w:rsidR="00CF38C5" w:rsidP="2F96AED0" w:rsidRDefault="00297369" w14:paraId="00000087" w14:textId="77777777">
      <w:pPr>
        <w:numPr>
          <w:ilvl w:val="0"/>
          <w:numId w:val="7"/>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 majority of member chapters present shall constitute a quorum </w:t>
      </w:r>
      <w:r w:rsidRPr="2F96AED0" w:rsidR="00297369">
        <w:rPr>
          <w:rFonts w:ascii="Times New Roman" w:hAnsi="Times New Roman" w:eastAsia="Times New Roman" w:cs="Times New Roman"/>
          <w:sz w:val="24"/>
          <w:szCs w:val="24"/>
          <w:lang w:val="en-US"/>
        </w:rPr>
        <w:t>in order to</w:t>
      </w:r>
      <w:r w:rsidRPr="2F96AED0" w:rsidR="00297369">
        <w:rPr>
          <w:rFonts w:ascii="Times New Roman" w:hAnsi="Times New Roman" w:eastAsia="Times New Roman" w:cs="Times New Roman"/>
          <w:sz w:val="24"/>
          <w:szCs w:val="24"/>
          <w:lang w:val="en-US"/>
        </w:rPr>
        <w:t xml:space="preserve"> conduct IFC General Body business.</w:t>
      </w:r>
    </w:p>
    <w:p w:rsidR="00CF38C5" w:rsidP="2F96AED0" w:rsidRDefault="00297369" w14:paraId="00000088" w14:textId="07AA5DF2">
      <w:pPr>
        <w:numPr>
          <w:ilvl w:val="0"/>
          <w:numId w:val="7"/>
        </w:numPr>
        <w:spacing w:line="240" w:lineRule="auto"/>
        <w:ind w:left="1080"/>
        <w:rPr>
          <w:rFonts w:ascii="Times New Roman" w:hAnsi="Times New Roman" w:eastAsia="Times New Roman" w:cs="Times New Roman"/>
          <w:sz w:val="24"/>
          <w:szCs w:val="24"/>
          <w:lang w:val="en-US"/>
        </w:rPr>
      </w:pPr>
      <w:commentRangeStart w:id="1605307482"/>
      <w:r w:rsidRPr="2C18AD21" w:rsidR="4EA20828">
        <w:rPr>
          <w:rFonts w:ascii="Times New Roman" w:hAnsi="Times New Roman" w:eastAsia="Times New Roman" w:cs="Times New Roman"/>
          <w:sz w:val="24"/>
          <w:szCs w:val="24"/>
          <w:lang w:val="en-US"/>
        </w:rPr>
        <w:t xml:space="preserve">The IFC General Body shall conduct regularly scheduled business meetings </w:t>
      </w:r>
      <w:r w:rsidRPr="2C18AD21" w:rsidR="61262CB5">
        <w:rPr>
          <w:rFonts w:ascii="Times New Roman" w:hAnsi="Times New Roman" w:eastAsia="Times New Roman" w:cs="Times New Roman"/>
          <w:sz w:val="24"/>
          <w:szCs w:val="24"/>
          <w:lang w:val="en-US"/>
        </w:rPr>
        <w:t>bi</w:t>
      </w:r>
      <w:r w:rsidRPr="2C18AD21" w:rsidR="4EA20828">
        <w:rPr>
          <w:rFonts w:ascii="Times New Roman" w:hAnsi="Times New Roman" w:eastAsia="Times New Roman" w:cs="Times New Roman"/>
          <w:sz w:val="24"/>
          <w:szCs w:val="24"/>
          <w:lang w:val="en-US"/>
        </w:rPr>
        <w:t xml:space="preserve">weekly during the academic year, unless otherwise </w:t>
      </w:r>
      <w:r w:rsidRPr="2C18AD21" w:rsidR="4EA20828">
        <w:rPr>
          <w:rFonts w:ascii="Times New Roman" w:hAnsi="Times New Roman" w:eastAsia="Times New Roman" w:cs="Times New Roman"/>
          <w:sz w:val="24"/>
          <w:szCs w:val="24"/>
          <w:lang w:val="en-US"/>
        </w:rPr>
        <w:t>determined</w:t>
      </w:r>
      <w:r w:rsidRPr="2C18AD21" w:rsidR="4EA20828">
        <w:rPr>
          <w:rFonts w:ascii="Times New Roman" w:hAnsi="Times New Roman" w:eastAsia="Times New Roman" w:cs="Times New Roman"/>
          <w:sz w:val="24"/>
          <w:szCs w:val="24"/>
          <w:lang w:val="en-US"/>
        </w:rPr>
        <w:t xml:space="preserve"> by the IFC executive board. </w:t>
      </w:r>
      <w:commentRangeEnd w:id="1605307482"/>
      <w:r>
        <w:rPr>
          <w:rStyle w:val="CommentReference"/>
        </w:rPr>
        <w:commentReference w:id="1605307482"/>
      </w:r>
    </w:p>
    <w:p w:rsidR="00CF38C5" w:rsidRDefault="00297369" w14:paraId="00000089"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Special meetings may be called by the IFC President or Advisor at any time or at the request of two member chapters, with notice of the time, location, and purpose of the special meeting provided to all member chapters at least 72 hours in advance.</w:t>
      </w:r>
    </w:p>
    <w:p w:rsidR="00CF38C5" w:rsidP="2F96AED0" w:rsidRDefault="00297369" w14:paraId="0000008A" w14:textId="77777777">
      <w:pPr>
        <w:numPr>
          <w:ilvl w:val="0"/>
          <w:numId w:val="7"/>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Each member chapter’s IFC Delegate and IFC Member Chapter Representative </w:t>
      </w:r>
      <w:r w:rsidRPr="2F96AED0" w:rsidR="00297369">
        <w:rPr>
          <w:rFonts w:ascii="Times New Roman" w:hAnsi="Times New Roman" w:eastAsia="Times New Roman" w:cs="Times New Roman"/>
          <w:sz w:val="24"/>
          <w:szCs w:val="24"/>
          <w:lang w:val="en-US"/>
        </w:rPr>
        <w:t>are required to</w:t>
      </w:r>
      <w:r w:rsidRPr="2F96AED0" w:rsidR="00297369">
        <w:rPr>
          <w:rFonts w:ascii="Times New Roman" w:hAnsi="Times New Roman" w:eastAsia="Times New Roman" w:cs="Times New Roman"/>
          <w:sz w:val="24"/>
          <w:szCs w:val="24"/>
          <w:lang w:val="en-US"/>
        </w:rPr>
        <w:t xml:space="preserve"> attend all meetings of the IFC. More than one unexcused absence per academic year shall result in the member chapter being referred to the IFC Vice President of Standards &amp; Risk Management for potential judicial review.</w:t>
      </w:r>
    </w:p>
    <w:p w:rsidR="00CF38C5" w:rsidRDefault="00297369" w14:paraId="0000008B"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IFC Delegates and IFC Member Chapter Representatives who plan to miss an IFC General Body Meeting shall contact the IFC Executive Vice President at least 24 hours in advance for their absence to be considered excused.</w:t>
      </w:r>
    </w:p>
    <w:p w:rsidR="00CF38C5" w:rsidRDefault="00297369" w14:paraId="0000008C"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Acceptable excuses shall include:</w:t>
      </w:r>
    </w:p>
    <w:p w:rsidR="00CF38C5" w:rsidP="2F96AED0" w:rsidRDefault="00297369" w14:paraId="0000008D" w14:textId="4CAFD20E">
      <w:pPr>
        <w:numPr>
          <w:ilvl w:val="0"/>
          <w:numId w:val="23"/>
        </w:numPr>
        <w:spacing w:line="240" w:lineRule="auto"/>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Classes scheduled during rescheduled IFC General Body Meetings or extenuating class circumstances</w:t>
      </w:r>
      <w:r w:rsidRPr="2C18AD21" w:rsidR="00297369">
        <w:rPr>
          <w:rFonts w:ascii="Times New Roman" w:hAnsi="Times New Roman" w:eastAsia="Times New Roman" w:cs="Times New Roman"/>
          <w:sz w:val="24"/>
          <w:szCs w:val="24"/>
          <w:lang w:val="en-US"/>
        </w:rPr>
        <w:t xml:space="preserve"> (All IFC General Body and Executive Positions are only eligible to be slated for positions on the IFC if they </w:t>
      </w:r>
      <w:r w:rsidRPr="2C18AD21" w:rsidR="00297369">
        <w:rPr>
          <w:rFonts w:ascii="Times New Roman" w:hAnsi="Times New Roman" w:eastAsia="Times New Roman" w:cs="Times New Roman"/>
          <w:sz w:val="24"/>
          <w:szCs w:val="24"/>
          <w:lang w:val="en-US"/>
        </w:rPr>
        <w:t>are able to</w:t>
      </w:r>
      <w:r w:rsidRPr="2C18AD21" w:rsidR="00297369">
        <w:rPr>
          <w:rFonts w:ascii="Times New Roman" w:hAnsi="Times New Roman" w:eastAsia="Times New Roman" w:cs="Times New Roman"/>
          <w:sz w:val="24"/>
          <w:szCs w:val="24"/>
          <w:lang w:val="en-US"/>
        </w:rPr>
        <w:t xml:space="preserve"> attend the scheduled day and times of IFC General Body and Executive Meetings)</w:t>
      </w:r>
    </w:p>
    <w:p w:rsidR="00CF38C5" w:rsidRDefault="00297369" w14:paraId="0000008E"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Night Exams/Night Classes</w:t>
      </w:r>
    </w:p>
    <w:p w:rsidR="00CF38C5" w:rsidRDefault="00297369" w14:paraId="0000008F"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Illness</w:t>
      </w:r>
    </w:p>
    <w:p w:rsidR="00CF38C5" w:rsidRDefault="00297369" w14:paraId="00000090"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Formal Initiation or Rituals</w:t>
      </w:r>
    </w:p>
    <w:p w:rsidR="00CF38C5" w:rsidRDefault="00297369" w14:paraId="00000091"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Funeral or Formal Family Event</w:t>
      </w:r>
    </w:p>
    <w:p w:rsidR="00CF38C5" w:rsidRDefault="00297369" w14:paraId="00000092" w14:textId="77777777">
      <w:pPr>
        <w:numPr>
          <w:ilvl w:val="0"/>
          <w:numId w:val="2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excuses, including those listed above, shall fall under the discretion of the Greek Life Advisor, IFC President, and the Executive Vice President</w:t>
      </w:r>
    </w:p>
    <w:p w:rsidR="00CF38C5" w:rsidRDefault="00297369" w14:paraId="00000093" w14:textId="77777777">
      <w:pPr>
        <w:numPr>
          <w:ilvl w:val="0"/>
          <w:numId w:val="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Limits on Absences:</w:t>
      </w:r>
    </w:p>
    <w:p w:rsidR="00CF38C5" w:rsidRDefault="00297369" w14:paraId="00000094" w14:textId="77777777">
      <w:pPr>
        <w:numPr>
          <w:ilvl w:val="0"/>
          <w:numId w:val="1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IFC Delegates, IFC Member Chapter Representatives, and IFC Executive Board members are allowed one unexcused absence. If a delegate has more than two unexcused absences, the IFC will ask the delegate’s chapter to replace the delegate.</w:t>
      </w:r>
    </w:p>
    <w:p w:rsidR="00CF38C5" w:rsidRDefault="00297369" w14:paraId="00000095" w14:textId="77777777">
      <w:pPr>
        <w:numPr>
          <w:ilvl w:val="0"/>
          <w:numId w:val="1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an IFC Delegate or IFC Member Chapter Representative must miss a meeting, his respective chapter must send a replacement delegate or representative. Chapters without an IFC Delegate shall have no voice or vote in meetings.</w:t>
      </w:r>
    </w:p>
    <w:p w:rsidR="00CF38C5" w:rsidP="2F96AED0" w:rsidRDefault="00297369" w14:paraId="00000096" w14:textId="77777777">
      <w:pPr>
        <w:numPr>
          <w:ilvl w:val="0"/>
          <w:numId w:val="12"/>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If an IFC Delegate is absent for more than 25% </w:t>
      </w:r>
      <w:r w:rsidRPr="2F96AED0" w:rsidR="00297369">
        <w:rPr>
          <w:rFonts w:ascii="Times New Roman" w:hAnsi="Times New Roman" w:eastAsia="Times New Roman" w:cs="Times New Roman"/>
          <w:sz w:val="24"/>
          <w:szCs w:val="24"/>
          <w:lang w:val="en-US"/>
        </w:rPr>
        <w:t>meetings</w:t>
      </w:r>
      <w:r w:rsidRPr="2F96AED0" w:rsidR="00297369">
        <w:rPr>
          <w:rFonts w:ascii="Times New Roman" w:hAnsi="Times New Roman" w:eastAsia="Times New Roman" w:cs="Times New Roman"/>
          <w:sz w:val="24"/>
          <w:szCs w:val="24"/>
          <w:lang w:val="en-US"/>
        </w:rPr>
        <w:t xml:space="preserve"> (excused or unexcused), the chapter will be </w:t>
      </w:r>
      <w:r w:rsidRPr="2F96AED0" w:rsidR="00297369">
        <w:rPr>
          <w:rFonts w:ascii="Times New Roman" w:hAnsi="Times New Roman" w:eastAsia="Times New Roman" w:cs="Times New Roman"/>
          <w:sz w:val="24"/>
          <w:szCs w:val="24"/>
          <w:lang w:val="en-US"/>
        </w:rPr>
        <w:t>advised to replace</w:t>
      </w:r>
      <w:r w:rsidRPr="2F96AED0" w:rsidR="00297369">
        <w:rPr>
          <w:rFonts w:ascii="Times New Roman" w:hAnsi="Times New Roman" w:eastAsia="Times New Roman" w:cs="Times New Roman"/>
          <w:sz w:val="24"/>
          <w:szCs w:val="24"/>
          <w:lang w:val="en-US"/>
        </w:rPr>
        <w:t xml:space="preserve"> that IFC Delegate.</w:t>
      </w:r>
    </w:p>
    <w:p w:rsidR="00CF38C5" w:rsidP="2F96AED0" w:rsidRDefault="00297369" w14:paraId="00000097" w14:textId="77777777">
      <w:pPr>
        <w:numPr>
          <w:ilvl w:val="0"/>
          <w:numId w:val="7"/>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date, time, and location of Business Meetings shall be </w:t>
      </w:r>
      <w:r w:rsidRPr="2F96AED0" w:rsidR="00297369">
        <w:rPr>
          <w:rFonts w:ascii="Times New Roman" w:hAnsi="Times New Roman" w:eastAsia="Times New Roman" w:cs="Times New Roman"/>
          <w:sz w:val="24"/>
          <w:szCs w:val="24"/>
          <w:lang w:val="en-US"/>
        </w:rPr>
        <w:t>determined</w:t>
      </w:r>
      <w:r w:rsidRPr="2F96AED0" w:rsidR="00297369">
        <w:rPr>
          <w:rFonts w:ascii="Times New Roman" w:hAnsi="Times New Roman" w:eastAsia="Times New Roman" w:cs="Times New Roman"/>
          <w:sz w:val="24"/>
          <w:szCs w:val="24"/>
          <w:lang w:val="en-US"/>
        </w:rPr>
        <w:t xml:space="preserve"> by the Executive Board and changes will be communicated with a week’s notice at minimum. Fraternity presidents should </w:t>
      </w:r>
      <w:r w:rsidRPr="2F96AED0" w:rsidR="00297369">
        <w:rPr>
          <w:rFonts w:ascii="Times New Roman" w:hAnsi="Times New Roman" w:eastAsia="Times New Roman" w:cs="Times New Roman"/>
          <w:sz w:val="24"/>
          <w:szCs w:val="24"/>
          <w:lang w:val="en-US"/>
        </w:rPr>
        <w:t>submit</w:t>
      </w:r>
      <w:r w:rsidRPr="2F96AED0" w:rsidR="00297369">
        <w:rPr>
          <w:rFonts w:ascii="Times New Roman" w:hAnsi="Times New Roman" w:eastAsia="Times New Roman" w:cs="Times New Roman"/>
          <w:sz w:val="24"/>
          <w:szCs w:val="24"/>
          <w:lang w:val="en-US"/>
        </w:rPr>
        <w:t xml:space="preserve"> items of discussion to be placed on the Business Meeting agenda 24 hours in advance.</w:t>
      </w:r>
    </w:p>
    <w:p w:rsidR="00CF38C5" w:rsidRDefault="00CF38C5" w14:paraId="00000098" w14:textId="77777777">
      <w:pPr>
        <w:spacing w:line="240" w:lineRule="auto"/>
        <w:rPr>
          <w:rFonts w:ascii="Times New Roman" w:hAnsi="Times New Roman" w:eastAsia="Times New Roman" w:cs="Times New Roman"/>
          <w:b/>
          <w:sz w:val="24"/>
          <w:szCs w:val="24"/>
        </w:rPr>
      </w:pPr>
    </w:p>
    <w:p w:rsidR="00CF38C5" w:rsidP="2F96AED0" w:rsidRDefault="00297369" w14:paraId="00000099"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VIII.</w:t>
      </w:r>
      <w:r>
        <w:tab/>
      </w:r>
      <w:r w:rsidRPr="2F96AED0" w:rsidR="00297369">
        <w:rPr>
          <w:rFonts w:ascii="Times New Roman" w:hAnsi="Times New Roman" w:eastAsia="Times New Roman" w:cs="Times New Roman"/>
          <w:b w:val="1"/>
          <w:bCs w:val="1"/>
          <w:sz w:val="24"/>
          <w:szCs w:val="24"/>
          <w:lang w:val="en-US"/>
        </w:rPr>
        <w:t>IFC General Body Voting Policies</w:t>
      </w:r>
    </w:p>
    <w:p w:rsidR="00CF38C5" w:rsidP="2F96AED0" w:rsidRDefault="00297369" w14:paraId="0000009A"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IFC General Body shall </w:t>
      </w:r>
      <w:r w:rsidRPr="2F96AED0" w:rsidR="00297369">
        <w:rPr>
          <w:rFonts w:ascii="Times New Roman" w:hAnsi="Times New Roman" w:eastAsia="Times New Roman" w:cs="Times New Roman"/>
          <w:sz w:val="24"/>
          <w:szCs w:val="24"/>
          <w:lang w:val="en-US"/>
        </w:rPr>
        <w:t>operate</w:t>
      </w:r>
      <w:r w:rsidRPr="2F96AED0" w:rsidR="00297369">
        <w:rPr>
          <w:rFonts w:ascii="Times New Roman" w:hAnsi="Times New Roman" w:eastAsia="Times New Roman" w:cs="Times New Roman"/>
          <w:sz w:val="24"/>
          <w:szCs w:val="24"/>
          <w:lang w:val="en-US"/>
        </w:rPr>
        <w:t xml:space="preserve"> utilizing the following voting policies:</w:t>
      </w:r>
    </w:p>
    <w:p w:rsidR="00CF38C5" w:rsidRDefault="00297369" w14:paraId="0000009B" w14:textId="77777777">
      <w:pPr>
        <w:numPr>
          <w:ilvl w:val="0"/>
          <w:numId w:val="2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in good standing, shall have one vote held by the IFC Delegate. The IFC Member Chapter Representative is a non-voting member. Individuals holding IFC Executive Board positions are not entitled to a vote.</w:t>
      </w:r>
    </w:p>
    <w:p w:rsidR="00CF38C5" w:rsidP="2F96AED0" w:rsidRDefault="00297369" w14:paraId="0000009C" w14:textId="77777777">
      <w:pPr>
        <w:numPr>
          <w:ilvl w:val="0"/>
          <w:numId w:val="29"/>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In the event of</w:t>
      </w:r>
      <w:r w:rsidRPr="2F96AED0" w:rsidR="00297369">
        <w:rPr>
          <w:rFonts w:ascii="Times New Roman" w:hAnsi="Times New Roman" w:eastAsia="Times New Roman" w:cs="Times New Roman"/>
          <w:sz w:val="24"/>
          <w:szCs w:val="24"/>
          <w:lang w:val="en-US"/>
        </w:rPr>
        <w:t xml:space="preserve"> a tie, the IFC President shall cast the deciding vote.</w:t>
      </w:r>
    </w:p>
    <w:p w:rsidR="00CF38C5" w:rsidP="2F96AED0" w:rsidRDefault="00297369" w14:paraId="0000009D" w14:textId="77777777">
      <w:pPr>
        <w:numPr>
          <w:ilvl w:val="0"/>
          <w:numId w:val="29"/>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With the exception of the election of IFC Executive Board positions, there shall be no secret ballot votes.</w:t>
      </w:r>
    </w:p>
    <w:p w:rsidR="00CF38C5" w:rsidRDefault="00CF38C5" w14:paraId="0000009E" w14:textId="77777777">
      <w:pPr>
        <w:spacing w:line="240" w:lineRule="auto"/>
        <w:rPr>
          <w:rFonts w:ascii="Times New Roman" w:hAnsi="Times New Roman" w:eastAsia="Times New Roman" w:cs="Times New Roman"/>
          <w:b/>
          <w:sz w:val="24"/>
          <w:szCs w:val="24"/>
        </w:rPr>
      </w:pPr>
    </w:p>
    <w:p w:rsidR="00CF38C5" w:rsidRDefault="00297369" w14:paraId="0000009F" w14:textId="77777777">
      <w:pPr>
        <w:spacing w:line="240" w:lineRule="auto"/>
        <w:jc w:val="center"/>
        <w:rPr>
          <w:rFonts w:ascii="Times New Roman" w:hAnsi="Times New Roman" w:eastAsia="Times New Roman" w:cs="Times New Roman"/>
          <w:b/>
          <w:sz w:val="24"/>
          <w:szCs w:val="24"/>
        </w:rPr>
      </w:pPr>
      <w:commentRangeStart w:id="7"/>
      <w:r>
        <w:rPr>
          <w:rFonts w:ascii="Times New Roman" w:hAnsi="Times New Roman" w:eastAsia="Times New Roman" w:cs="Times New Roman"/>
          <w:b/>
          <w:sz w:val="24"/>
          <w:szCs w:val="24"/>
        </w:rPr>
        <w:t>ARTICLE V: ROLE OF THE IFC DELEGATE</w:t>
      </w:r>
    </w:p>
    <w:p w:rsidR="00CF38C5" w:rsidRDefault="00CF38C5" w14:paraId="000000A0" w14:textId="77777777">
      <w:pPr>
        <w:spacing w:line="240" w:lineRule="auto"/>
        <w:jc w:val="center"/>
        <w:rPr>
          <w:rFonts w:ascii="Times New Roman" w:hAnsi="Times New Roman" w:eastAsia="Times New Roman" w:cs="Times New Roman"/>
          <w:b/>
          <w:sz w:val="24"/>
          <w:szCs w:val="24"/>
        </w:rPr>
      </w:pPr>
    </w:p>
    <w:p w:rsidR="00CF38C5" w:rsidRDefault="00297369" w14:paraId="000000A1"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Delegate</w:t>
      </w:r>
    </w:p>
    <w:p w:rsidR="00CF38C5" w:rsidRDefault="00297369" w14:paraId="000000A2"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all IFC Delegates are as follows:</w:t>
      </w:r>
    </w:p>
    <w:p w:rsidR="00CF38C5" w:rsidP="2F96AED0" w:rsidRDefault="00297369" w14:paraId="000000A3" w14:textId="77777777">
      <w:pPr>
        <w:numPr>
          <w:ilvl w:val="0"/>
          <w:numId w:val="31"/>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Serve as a representative and voice for his member chapter’s concerns </w:t>
      </w:r>
      <w:r w:rsidRPr="2F96AED0" w:rsidR="00297369">
        <w:rPr>
          <w:rFonts w:ascii="Times New Roman" w:hAnsi="Times New Roman" w:eastAsia="Times New Roman" w:cs="Times New Roman"/>
          <w:sz w:val="24"/>
          <w:szCs w:val="24"/>
          <w:lang w:val="en-US"/>
        </w:rPr>
        <w:t>regarding</w:t>
      </w:r>
      <w:r w:rsidRPr="2F96AED0" w:rsidR="00297369">
        <w:rPr>
          <w:rFonts w:ascii="Times New Roman" w:hAnsi="Times New Roman" w:eastAsia="Times New Roman" w:cs="Times New Roman"/>
          <w:sz w:val="24"/>
          <w:szCs w:val="24"/>
          <w:lang w:val="en-US"/>
        </w:rPr>
        <w:t xml:space="preserve"> the fraternity community.</w:t>
      </w:r>
    </w:p>
    <w:p w:rsidR="00CF38C5" w:rsidP="2F96AED0" w:rsidRDefault="00297369" w14:paraId="000000A4" w14:textId="7B190727">
      <w:pPr>
        <w:numPr>
          <w:ilvl w:val="0"/>
          <w:numId w:val="31"/>
        </w:numPr>
        <w:spacing w:line="240" w:lineRule="auto"/>
        <w:ind w:left="1080"/>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 xml:space="preserve">Support </w:t>
      </w:r>
      <w:r w:rsidRPr="2C18AD21" w:rsidR="00297369">
        <w:rPr>
          <w:rFonts w:ascii="Times New Roman" w:hAnsi="Times New Roman" w:eastAsia="Times New Roman" w:cs="Times New Roman"/>
          <w:sz w:val="24"/>
          <w:szCs w:val="24"/>
          <w:lang w:val="en-US"/>
        </w:rPr>
        <w:t>any and all</w:t>
      </w:r>
      <w:r w:rsidRPr="2C18AD21" w:rsidR="00297369">
        <w:rPr>
          <w:rFonts w:ascii="Times New Roman" w:hAnsi="Times New Roman" w:eastAsia="Times New Roman" w:cs="Times New Roman"/>
          <w:sz w:val="24"/>
          <w:szCs w:val="24"/>
          <w:lang w:val="en-US"/>
        </w:rPr>
        <w:t xml:space="preserve"> IFC initiatives</w:t>
      </w:r>
      <w:r w:rsidRPr="2C18AD21" w:rsidR="5194EF12">
        <w:rPr>
          <w:rFonts w:ascii="Times New Roman" w:hAnsi="Times New Roman" w:eastAsia="Times New Roman" w:cs="Times New Roman"/>
          <w:sz w:val="24"/>
          <w:szCs w:val="24"/>
          <w:lang w:val="en-US"/>
        </w:rPr>
        <w:t>.</w:t>
      </w:r>
    </w:p>
    <w:p w:rsidR="00CF38C5" w:rsidRDefault="00297369" w14:paraId="000000A5" w14:textId="77777777">
      <w:pPr>
        <w:numPr>
          <w:ilvl w:val="0"/>
          <w:numId w:val="31"/>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Represent the larger fraternity community’s interests.</w:t>
      </w:r>
    </w:p>
    <w:p w:rsidR="00CF38C5" w:rsidRDefault="00297369" w14:paraId="000000A6" w14:textId="77777777">
      <w:pPr>
        <w:numPr>
          <w:ilvl w:val="0"/>
          <w:numId w:val="31"/>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Inform his member chapter of the actions, discussions, and workings of the IFC General Body.</w:t>
      </w:r>
    </w:p>
    <w:p w:rsidR="00CF38C5" w:rsidP="2F96AED0" w:rsidRDefault="00297369" w14:paraId="000000A7" w14:textId="279B1948">
      <w:pPr>
        <w:numPr>
          <w:ilvl w:val="0"/>
          <w:numId w:val="31"/>
        </w:numPr>
        <w:spacing w:line="240" w:lineRule="auto"/>
        <w:ind w:left="1080"/>
        <w:rPr>
          <w:rFonts w:ascii="Times New Roman" w:hAnsi="Times New Roman" w:eastAsia="Times New Roman" w:cs="Times New Roman"/>
          <w:sz w:val="24"/>
          <w:szCs w:val="24"/>
          <w:lang w:val="en-US"/>
        </w:rPr>
      </w:pPr>
      <w:r w:rsidRPr="7825BD88" w:rsidR="4EA20828">
        <w:rPr>
          <w:rFonts w:ascii="Times New Roman" w:hAnsi="Times New Roman" w:eastAsia="Times New Roman" w:cs="Times New Roman"/>
          <w:sz w:val="24"/>
          <w:szCs w:val="24"/>
          <w:lang w:val="en-US"/>
        </w:rPr>
        <w:t xml:space="preserve">Serve as a liaison between the IFC General Body and </w:t>
      </w:r>
      <w:r w:rsidRPr="7825BD88" w:rsidR="4EA20828">
        <w:rPr>
          <w:rFonts w:ascii="Times New Roman" w:hAnsi="Times New Roman" w:eastAsia="Times New Roman" w:cs="Times New Roman"/>
          <w:sz w:val="24"/>
          <w:szCs w:val="24"/>
          <w:lang w:val="en-US"/>
        </w:rPr>
        <w:t>his</w:t>
      </w:r>
      <w:r w:rsidRPr="7825BD88" w:rsidR="4EA20828">
        <w:rPr>
          <w:rFonts w:ascii="Times New Roman" w:hAnsi="Times New Roman" w:eastAsia="Times New Roman" w:cs="Times New Roman"/>
          <w:sz w:val="24"/>
          <w:szCs w:val="24"/>
          <w:lang w:val="en-US"/>
        </w:rPr>
        <w:t xml:space="preserve"> respective member chapter.</w:t>
      </w:r>
    </w:p>
    <w:p w:rsidR="00CF38C5" w:rsidRDefault="00297369" w14:paraId="000000A8" w14:textId="77777777">
      <w:pPr>
        <w:numPr>
          <w:ilvl w:val="0"/>
          <w:numId w:val="31"/>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Represent the highest ideals of fraternity life to the greater campus community.</w:t>
      </w:r>
    </w:p>
    <w:p w:rsidR="00CF38C5" w:rsidRDefault="00CF38C5" w14:paraId="000000A9" w14:textId="77777777">
      <w:pPr>
        <w:spacing w:line="240" w:lineRule="auto"/>
        <w:rPr>
          <w:rFonts w:ascii="Times New Roman" w:hAnsi="Times New Roman" w:eastAsia="Times New Roman" w:cs="Times New Roman"/>
          <w:sz w:val="24"/>
          <w:szCs w:val="24"/>
        </w:rPr>
      </w:pPr>
    </w:p>
    <w:p w:rsidR="00CF38C5" w:rsidRDefault="00297369" w14:paraId="000000AA"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 ROLE OF THE IFC MEMBER CHAPTER REPRESENTATIVE</w:t>
      </w:r>
    </w:p>
    <w:p w:rsidR="00CF38C5" w:rsidRDefault="00CF38C5" w14:paraId="000000AB" w14:textId="77777777">
      <w:pPr>
        <w:spacing w:line="240" w:lineRule="auto"/>
        <w:jc w:val="center"/>
        <w:rPr>
          <w:rFonts w:ascii="Times New Roman" w:hAnsi="Times New Roman" w:eastAsia="Times New Roman" w:cs="Times New Roman"/>
          <w:b/>
          <w:sz w:val="24"/>
          <w:szCs w:val="24"/>
        </w:rPr>
      </w:pPr>
    </w:p>
    <w:p w:rsidR="00CF38C5" w:rsidRDefault="00297369" w14:paraId="000000AC"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Member Chapter Representative</w:t>
      </w:r>
    </w:p>
    <w:p w:rsidR="00CF38C5" w:rsidRDefault="00297369" w14:paraId="000000AD"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duties and responsibilities of all IFC Member Chapter Representatives are as follows:</w:t>
      </w:r>
    </w:p>
    <w:p w:rsidR="6F7E4865" w:rsidP="2C18AD21" w:rsidRDefault="6F7E4865" w14:paraId="19B5C724" w14:textId="221445F9">
      <w:pPr>
        <w:numPr>
          <w:ilvl w:val="0"/>
          <w:numId w:val="14"/>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 xml:space="preserve">Serve as an informed voice for his member chapter’s concerns </w:t>
      </w:r>
      <w:r w:rsidRPr="2C18AD21" w:rsidR="4EA20828">
        <w:rPr>
          <w:rFonts w:ascii="Times New Roman" w:hAnsi="Times New Roman" w:eastAsia="Times New Roman" w:cs="Times New Roman"/>
          <w:sz w:val="24"/>
          <w:szCs w:val="24"/>
          <w:lang w:val="en-US"/>
        </w:rPr>
        <w:t>regarding</w:t>
      </w:r>
      <w:r w:rsidRPr="2C18AD21" w:rsidR="4EA20828">
        <w:rPr>
          <w:rFonts w:ascii="Times New Roman" w:hAnsi="Times New Roman" w:eastAsia="Times New Roman" w:cs="Times New Roman"/>
          <w:sz w:val="24"/>
          <w:szCs w:val="24"/>
          <w:lang w:val="en-US"/>
        </w:rPr>
        <w:t xml:space="preserve"> the specific information covered in that week’s IFC General Body Meeting.</w:t>
      </w:r>
      <w:commentRangeEnd w:id="7"/>
      <w:r>
        <w:rPr>
          <w:rStyle w:val="CommentReference"/>
        </w:rPr>
        <w:commentReference w:id="7"/>
      </w:r>
    </w:p>
    <w:p w:rsidR="00CF38C5" w:rsidRDefault="00CF38C5" w14:paraId="000000AF" w14:textId="77777777">
      <w:pPr>
        <w:spacing w:line="240" w:lineRule="auto"/>
        <w:rPr>
          <w:rFonts w:ascii="Times New Roman" w:hAnsi="Times New Roman" w:eastAsia="Times New Roman" w:cs="Times New Roman"/>
          <w:b/>
          <w:sz w:val="24"/>
          <w:szCs w:val="24"/>
        </w:rPr>
      </w:pPr>
    </w:p>
    <w:p w:rsidR="00CF38C5" w:rsidRDefault="00297369" w14:paraId="000000B0"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VII: IFC EXECUTIVE BOARD</w:t>
      </w:r>
    </w:p>
    <w:p w:rsidR="00CF38C5" w:rsidRDefault="00CF38C5" w14:paraId="000000B1" w14:textId="77777777">
      <w:pPr>
        <w:spacing w:line="240" w:lineRule="auto"/>
        <w:jc w:val="center"/>
        <w:rPr>
          <w:rFonts w:ascii="Times New Roman" w:hAnsi="Times New Roman" w:eastAsia="Times New Roman" w:cs="Times New Roman"/>
          <w:b/>
          <w:sz w:val="24"/>
          <w:szCs w:val="24"/>
        </w:rPr>
      </w:pPr>
    </w:p>
    <w:p w:rsidR="00CF38C5" w:rsidRDefault="00297369" w14:paraId="000000B2"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Executive Board</w:t>
      </w:r>
    </w:p>
    <w:p w:rsidR="00CF38C5" w:rsidP="2F96AED0" w:rsidRDefault="00297369" w14:paraId="000000B3"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IFC Executive Board shall </w:t>
      </w:r>
      <w:r w:rsidRPr="2F96AED0" w:rsidR="00297369">
        <w:rPr>
          <w:rFonts w:ascii="Times New Roman" w:hAnsi="Times New Roman" w:eastAsia="Times New Roman" w:cs="Times New Roman"/>
          <w:sz w:val="24"/>
          <w:szCs w:val="24"/>
          <w:lang w:val="en-US"/>
        </w:rPr>
        <w:t>be responsible for</w:t>
      </w:r>
      <w:r w:rsidRPr="2F96AED0" w:rsidR="00297369">
        <w:rPr>
          <w:rFonts w:ascii="Times New Roman" w:hAnsi="Times New Roman" w:eastAsia="Times New Roman" w:cs="Times New Roman"/>
          <w:sz w:val="24"/>
          <w:szCs w:val="24"/>
          <w:lang w:val="en-US"/>
        </w:rPr>
        <w:t xml:space="preserve"> carrying out the purpose and policies of the IFC and for its day-to-day operations and activities, as directed by the IFC General Body</w:t>
      </w:r>
      <w:r w:rsidRPr="2F96AED0" w:rsidR="00297369">
        <w:rPr>
          <w:rFonts w:ascii="Times New Roman" w:hAnsi="Times New Roman" w:eastAsia="Times New Roman" w:cs="Times New Roman"/>
          <w:sz w:val="24"/>
          <w:szCs w:val="24"/>
          <w:lang w:val="en-US"/>
        </w:rPr>
        <w:t xml:space="preserve">.  </w:t>
      </w:r>
    </w:p>
    <w:p w:rsidR="00CF38C5" w:rsidRDefault="00CF38C5" w14:paraId="000000B4" w14:textId="77777777">
      <w:pPr>
        <w:spacing w:line="240" w:lineRule="auto"/>
        <w:rPr>
          <w:rFonts w:ascii="Times New Roman" w:hAnsi="Times New Roman" w:eastAsia="Times New Roman" w:cs="Times New Roman"/>
          <w:b/>
          <w:sz w:val="24"/>
          <w:szCs w:val="24"/>
        </w:rPr>
      </w:pPr>
    </w:p>
    <w:p w:rsidR="00CF38C5" w:rsidP="2F96AED0" w:rsidRDefault="00297369" w14:paraId="000000B5"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II.</w:t>
      </w:r>
      <w:r>
        <w:tab/>
      </w:r>
      <w:r w:rsidRPr="2F96AED0" w:rsidR="00297369">
        <w:rPr>
          <w:rFonts w:ascii="Times New Roman" w:hAnsi="Times New Roman" w:eastAsia="Times New Roman" w:cs="Times New Roman"/>
          <w:b w:val="1"/>
          <w:bCs w:val="1"/>
          <w:sz w:val="24"/>
          <w:szCs w:val="24"/>
          <w:lang w:val="en-US"/>
        </w:rPr>
        <w:t>IFC Executive Board Composition</w:t>
      </w:r>
    </w:p>
    <w:p w:rsidR="00CF38C5" w:rsidRDefault="00297369" w14:paraId="000000B6"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Executive Board shall be composed of the following positions, listed in order of ranking, with duties and responsibilities outlined within the IFC Bylaws: </w:t>
      </w:r>
    </w:p>
    <w:p w:rsidR="00CF38C5" w:rsidRDefault="00297369" w14:paraId="000000B7" w14:textId="77777777">
      <w:pPr>
        <w:numPr>
          <w:ilvl w:val="0"/>
          <w:numId w:val="54"/>
        </w:numPr>
        <w:spacing w:line="240" w:lineRule="auto"/>
        <w:ind w:left="1080" w:hanging="360"/>
        <w:rPr>
          <w:rFonts w:ascii="Times New Roman" w:hAnsi="Times New Roman" w:eastAsia="Times New Roman" w:cs="Times New Roman"/>
          <w:sz w:val="24"/>
          <w:szCs w:val="24"/>
        </w:rPr>
      </w:pPr>
      <w:commentRangeStart w:id="8"/>
      <w:commentRangeStart w:id="9"/>
      <w:r>
        <w:rPr>
          <w:rFonts w:ascii="Times New Roman" w:hAnsi="Times New Roman" w:eastAsia="Times New Roman" w:cs="Times New Roman"/>
          <w:color w:val="444746"/>
          <w:sz w:val="24"/>
          <w:szCs w:val="24"/>
          <w:highlight w:val="white"/>
        </w:rPr>
        <w:t>President</w:t>
      </w:r>
    </w:p>
    <w:p w:rsidR="00CF38C5" w:rsidRDefault="00297369" w14:paraId="000000B8"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Executive Vice President</w:t>
      </w:r>
    </w:p>
    <w:p w:rsidR="00CF38C5" w:rsidRDefault="00297369" w14:paraId="000000B9"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Standards &amp; Risk Management</w:t>
      </w:r>
    </w:p>
    <w:p w:rsidR="00CF38C5" w:rsidRDefault="00297369" w14:paraId="000000BA"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Finance</w:t>
      </w:r>
    </w:p>
    <w:p w:rsidR="00CF38C5" w:rsidRDefault="00297369" w14:paraId="000000BB"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Recruitment</w:t>
      </w:r>
    </w:p>
    <w:p w:rsidR="00CF38C5" w:rsidRDefault="00297369" w14:paraId="000000BC"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Scholarship &amp; Service</w:t>
      </w:r>
    </w:p>
    <w:p w:rsidR="00CF38C5" w:rsidRDefault="00297369" w14:paraId="000000BD"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Public Relations</w:t>
      </w:r>
    </w:p>
    <w:p w:rsidR="00CF38C5" w:rsidRDefault="00297369" w14:paraId="000000BE" w14:textId="77777777">
      <w:pPr>
        <w:numPr>
          <w:ilvl w:val="0"/>
          <w:numId w:val="54"/>
        </w:numPr>
        <w:spacing w:line="240" w:lineRule="auto"/>
        <w:ind w:left="1080" w:hanging="360"/>
        <w:rPr>
          <w:rFonts w:ascii="Times New Roman" w:hAnsi="Times New Roman" w:eastAsia="Times New Roman" w:cs="Times New Roman"/>
          <w:sz w:val="24"/>
          <w:szCs w:val="24"/>
        </w:rPr>
      </w:pPr>
      <w:r>
        <w:rPr>
          <w:rFonts w:ascii="Times New Roman" w:hAnsi="Times New Roman" w:eastAsia="Times New Roman" w:cs="Times New Roman"/>
          <w:color w:val="444746"/>
          <w:sz w:val="24"/>
          <w:szCs w:val="24"/>
          <w:highlight w:val="white"/>
        </w:rPr>
        <w:t>VP of Member Development</w:t>
      </w:r>
      <w:commentRangeEnd w:id="8"/>
      <w:r>
        <w:commentReference w:id="8"/>
      </w:r>
      <w:commentRangeEnd w:id="9"/>
      <w:r>
        <w:commentReference w:id="9"/>
      </w:r>
    </w:p>
    <w:p w:rsidR="00CF38C5" w:rsidRDefault="00CF38C5" w14:paraId="000000BF" w14:textId="77777777">
      <w:pPr>
        <w:spacing w:line="240" w:lineRule="auto"/>
        <w:ind w:left="720"/>
        <w:rPr>
          <w:rFonts w:ascii="Times New Roman" w:hAnsi="Times New Roman" w:eastAsia="Times New Roman" w:cs="Times New Roman"/>
          <w:sz w:val="24"/>
          <w:szCs w:val="24"/>
        </w:rPr>
      </w:pPr>
    </w:p>
    <w:p w:rsidR="00CF38C5" w:rsidP="2F96AED0" w:rsidRDefault="00297369" w14:paraId="000000C0"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III.</w:t>
      </w:r>
      <w:r>
        <w:tab/>
      </w:r>
      <w:r w:rsidRPr="2F96AED0" w:rsidR="00297369">
        <w:rPr>
          <w:rFonts w:ascii="Times New Roman" w:hAnsi="Times New Roman" w:eastAsia="Times New Roman" w:cs="Times New Roman"/>
          <w:b w:val="1"/>
          <w:bCs w:val="1"/>
          <w:sz w:val="24"/>
          <w:szCs w:val="24"/>
          <w:lang w:val="en-US"/>
        </w:rPr>
        <w:t>IFC Executive Board Eligibility</w:t>
      </w:r>
    </w:p>
    <w:p w:rsidR="00CF38C5" w:rsidP="2F96AED0" w:rsidRDefault="00297369" w14:paraId="000000C1"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In order to</w:t>
      </w:r>
      <w:r w:rsidRPr="2F96AED0" w:rsidR="00297369">
        <w:rPr>
          <w:rFonts w:ascii="Times New Roman" w:hAnsi="Times New Roman" w:eastAsia="Times New Roman" w:cs="Times New Roman"/>
          <w:sz w:val="24"/>
          <w:szCs w:val="24"/>
          <w:lang w:val="en-US"/>
        </w:rPr>
        <w:t xml:space="preserve"> be elected and serve as a member of the IFC Executive Board, individuals must meet the following requirements:</w:t>
      </w:r>
    </w:p>
    <w:p w:rsidR="00CF38C5" w:rsidRDefault="00297369" w14:paraId="000000C2" w14:textId="77777777">
      <w:pPr>
        <w:numPr>
          <w:ilvl w:val="0"/>
          <w:numId w:val="4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Be an Initiated Member, in good standing, of a member chapter.</w:t>
      </w:r>
    </w:p>
    <w:p w:rsidR="00CF38C5" w:rsidRDefault="00297369" w14:paraId="000000C3" w14:textId="77777777">
      <w:pPr>
        <w:numPr>
          <w:ilvl w:val="0"/>
          <w:numId w:val="47"/>
        </w:numPr>
        <w:spacing w:line="240" w:lineRule="auto"/>
        <w:ind w:left="1080"/>
        <w:rPr>
          <w:rFonts w:ascii="Times New Roman" w:hAnsi="Times New Roman" w:eastAsia="Times New Roman" w:cs="Times New Roman"/>
          <w:sz w:val="24"/>
          <w:szCs w:val="24"/>
        </w:rPr>
      </w:pPr>
      <w:commentRangeStart w:id="10"/>
      <w:commentRangeStart w:id="11"/>
      <w:r>
        <w:rPr>
          <w:rFonts w:ascii="Times New Roman" w:hAnsi="Times New Roman" w:eastAsia="Times New Roman" w:cs="Times New Roman"/>
          <w:sz w:val="24"/>
          <w:szCs w:val="24"/>
        </w:rPr>
        <w:t>Maintain an overall grade-point average of 2.75 or higher and good academic standing with Furman University.</w:t>
      </w:r>
      <w:commentRangeEnd w:id="10"/>
      <w:r>
        <w:commentReference w:id="10"/>
      </w:r>
      <w:commentRangeEnd w:id="11"/>
      <w:r>
        <w:commentReference w:id="11"/>
      </w:r>
    </w:p>
    <w:p w:rsidR="00CF38C5" w:rsidP="2F96AED0" w:rsidRDefault="00297369" w14:paraId="000000C4" w14:textId="77777777">
      <w:pPr>
        <w:numPr>
          <w:ilvl w:val="0"/>
          <w:numId w:val="47"/>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Be devoted to the general ideals and principles of fraternity life and conduct himself in a professional manner consistent with the Mission and Purpose of the IFC, as defined within this Constitution.</w:t>
      </w:r>
    </w:p>
    <w:p w:rsidR="00CF38C5" w:rsidRDefault="00297369" w14:paraId="000000C5" w14:textId="77777777">
      <w:pPr>
        <w:numPr>
          <w:ilvl w:val="0"/>
          <w:numId w:val="4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Have a working knowledge of the IFC Constitution and Bylaws, Furman University policies, NIC Standards, and NIC Alcohol &amp; Drug Guidelines.</w:t>
      </w:r>
    </w:p>
    <w:p w:rsidR="00CF38C5" w:rsidRDefault="00297369" w14:paraId="000000C6" w14:textId="77777777">
      <w:pPr>
        <w:numPr>
          <w:ilvl w:val="0"/>
          <w:numId w:val="4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 currently serve as his member chapter’s IFC Delegate, Member Chapter President, IFC Alternate Representative, or IFC Judicial Board Justice. </w:t>
      </w:r>
    </w:p>
    <w:p w:rsidR="00CF38C5" w:rsidRDefault="00297369" w14:paraId="000000C7" w14:textId="77777777">
      <w:pPr>
        <w:numPr>
          <w:ilvl w:val="0"/>
          <w:numId w:val="47"/>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Must complete formal judicial policies and procedures training. </w:t>
      </w:r>
    </w:p>
    <w:p w:rsidR="00CF38C5" w:rsidRDefault="00297369" w14:paraId="000000C8" w14:textId="77777777">
      <w:pPr>
        <w:numPr>
          <w:ilvl w:val="0"/>
          <w:numId w:val="47"/>
        </w:numPr>
        <w:spacing w:line="240" w:lineRule="auto"/>
        <w:ind w:left="1080"/>
        <w:rPr>
          <w:rFonts w:ascii="Times New Roman" w:hAnsi="Times New Roman" w:eastAsia="Times New Roman" w:cs="Times New Roman"/>
          <w:sz w:val="24"/>
          <w:szCs w:val="24"/>
        </w:rPr>
      </w:pPr>
      <w:commentRangeStart w:id="12"/>
      <w:commentRangeStart w:id="13"/>
      <w:r>
        <w:rPr>
          <w:rFonts w:ascii="Times New Roman" w:hAnsi="Times New Roman" w:eastAsia="Times New Roman" w:cs="Times New Roman"/>
          <w:sz w:val="24"/>
          <w:szCs w:val="24"/>
        </w:rPr>
        <w:t>Not have a conflict of interest with his own chapter while serving on the IFC Executive Board, i.e., serving as a member chapter’s head Risk Management officer excludes that individual from serving on the IFC Executive Board as the Vice President of Risk Management &amp; Social Standards.</w:t>
      </w:r>
    </w:p>
    <w:p w:rsidR="00CF38C5" w:rsidP="2F96AED0" w:rsidRDefault="00297369" w14:paraId="000000C9" w14:textId="77777777">
      <w:pPr>
        <w:spacing w:line="240" w:lineRule="auto"/>
        <w:ind w:left="72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 </w:t>
      </w:r>
      <w:r w:rsidRPr="2F96AED0" w:rsidR="00297369">
        <w:rPr>
          <w:rFonts w:ascii="Times New Roman" w:hAnsi="Times New Roman" w:eastAsia="Times New Roman" w:cs="Times New Roman"/>
          <w:sz w:val="24"/>
          <w:szCs w:val="24"/>
          <w:lang w:val="en-US"/>
        </w:rPr>
        <w:t>The IFC Executive Board has its own responsibilities and duties to the fraternity community as a whole, and those individuals’ duty to their own chapter cannot supersede their job on the Interfraternity Council.</w:t>
      </w:r>
      <w:r w:rsidRPr="2F96AED0" w:rsidR="00297369">
        <w:rPr>
          <w:rFonts w:ascii="Times New Roman" w:hAnsi="Times New Roman" w:eastAsia="Times New Roman" w:cs="Times New Roman"/>
          <w:sz w:val="24"/>
          <w:szCs w:val="24"/>
          <w:lang w:val="en-US"/>
        </w:rPr>
        <w:t xml:space="preserve"> </w:t>
      </w:r>
      <w:r w:rsidRPr="2F96AED0" w:rsidR="00297369">
        <w:rPr>
          <w:rFonts w:ascii="Times New Roman" w:hAnsi="Times New Roman" w:eastAsia="Times New Roman" w:cs="Times New Roman"/>
          <w:sz w:val="24"/>
          <w:szCs w:val="24"/>
          <w:lang w:val="en-US"/>
        </w:rPr>
        <w:t>Therefore</w:t>
      </w:r>
      <w:r w:rsidRPr="2F96AED0" w:rsidR="00297369">
        <w:rPr>
          <w:rFonts w:ascii="Times New Roman" w:hAnsi="Times New Roman" w:eastAsia="Times New Roman" w:cs="Times New Roman"/>
          <w:sz w:val="24"/>
          <w:szCs w:val="24"/>
          <w:lang w:val="en-US"/>
        </w:rPr>
        <w:t xml:space="preserve"> it is expected that a chapter’s head officer for a department cannot also be expected to hold office </w:t>
      </w:r>
      <w:r w:rsidRPr="2F96AED0" w:rsidR="00297369">
        <w:rPr>
          <w:rFonts w:ascii="Times New Roman" w:hAnsi="Times New Roman" w:eastAsia="Times New Roman" w:cs="Times New Roman"/>
          <w:sz w:val="24"/>
          <w:szCs w:val="24"/>
          <w:lang w:val="en-US"/>
        </w:rPr>
        <w:t>for  IFC’s</w:t>
      </w:r>
      <w:r w:rsidRPr="2F96AED0" w:rsidR="00297369">
        <w:rPr>
          <w:rFonts w:ascii="Times New Roman" w:hAnsi="Times New Roman" w:eastAsia="Times New Roman" w:cs="Times New Roman"/>
          <w:sz w:val="24"/>
          <w:szCs w:val="24"/>
          <w:lang w:val="en-US"/>
        </w:rPr>
        <w:t xml:space="preserve"> head officer of a department.</w:t>
      </w:r>
      <w:commentRangeEnd w:id="12"/>
      <w:r>
        <w:rPr>
          <w:rStyle w:val="CommentReference"/>
        </w:rPr>
        <w:commentReference w:id="12"/>
      </w:r>
      <w:commentRangeEnd w:id="13"/>
      <w:r>
        <w:rPr>
          <w:rStyle w:val="CommentReference"/>
        </w:rPr>
        <w:commentReference w:id="13"/>
      </w:r>
    </w:p>
    <w:p w:rsidR="00CF38C5" w:rsidRDefault="00CF38C5" w14:paraId="000000CA" w14:textId="77777777">
      <w:pPr>
        <w:spacing w:line="240" w:lineRule="auto"/>
        <w:rPr>
          <w:rFonts w:ascii="Times New Roman" w:hAnsi="Times New Roman" w:eastAsia="Times New Roman" w:cs="Times New Roman"/>
          <w:b/>
          <w:sz w:val="24"/>
          <w:szCs w:val="24"/>
        </w:rPr>
      </w:pPr>
    </w:p>
    <w:p w:rsidR="00CF38C5" w:rsidP="2F96AED0" w:rsidRDefault="00297369" w14:paraId="000000CB"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IV.</w:t>
      </w:r>
      <w:r>
        <w:tab/>
      </w:r>
      <w:r w:rsidRPr="2F96AED0" w:rsidR="00297369">
        <w:rPr>
          <w:rFonts w:ascii="Times New Roman" w:hAnsi="Times New Roman" w:eastAsia="Times New Roman" w:cs="Times New Roman"/>
          <w:b w:val="1"/>
          <w:bCs w:val="1"/>
          <w:sz w:val="24"/>
          <w:szCs w:val="24"/>
          <w:lang w:val="en-US"/>
        </w:rPr>
        <w:t>IFC Executive Board Meeting Policies</w:t>
      </w:r>
    </w:p>
    <w:p w:rsidR="00CF38C5" w:rsidRDefault="00297369" w14:paraId="000000CC"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Executive Board shall conduct its meetings according to the following requirements:</w:t>
      </w:r>
    </w:p>
    <w:p w:rsidR="00CF38C5" w:rsidRDefault="00297369" w14:paraId="000000CD" w14:textId="77777777">
      <w:pPr>
        <w:numPr>
          <w:ilvl w:val="0"/>
          <w:numId w:val="5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most recent edition of Robert’s Rules of Order shall be used to run all meetings.</w:t>
      </w:r>
    </w:p>
    <w:p w:rsidR="00CF38C5" w:rsidP="2F96AED0" w:rsidRDefault="00297369" w14:paraId="000000CE" w14:textId="77777777">
      <w:pPr>
        <w:numPr>
          <w:ilvl w:val="0"/>
          <w:numId w:val="59"/>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 majority of IFC Executive Board members present shall constitute a quorum </w:t>
      </w:r>
      <w:r w:rsidRPr="2F96AED0" w:rsidR="00297369">
        <w:rPr>
          <w:rFonts w:ascii="Times New Roman" w:hAnsi="Times New Roman" w:eastAsia="Times New Roman" w:cs="Times New Roman"/>
          <w:sz w:val="24"/>
          <w:szCs w:val="24"/>
          <w:lang w:val="en-US"/>
        </w:rPr>
        <w:t>in order to</w:t>
      </w:r>
      <w:r w:rsidRPr="2F96AED0" w:rsidR="00297369">
        <w:rPr>
          <w:rFonts w:ascii="Times New Roman" w:hAnsi="Times New Roman" w:eastAsia="Times New Roman" w:cs="Times New Roman"/>
          <w:sz w:val="24"/>
          <w:szCs w:val="24"/>
          <w:lang w:val="en-US"/>
        </w:rPr>
        <w:t xml:space="preserve"> conduct IFC Executive Board business.</w:t>
      </w:r>
    </w:p>
    <w:p w:rsidR="00CF38C5" w:rsidP="2F96AED0" w:rsidRDefault="00297369" w14:paraId="000000CF" w14:textId="77777777">
      <w:pPr>
        <w:numPr>
          <w:ilvl w:val="0"/>
          <w:numId w:val="59"/>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The IFC Executive Board shall conduct regularly scheduled meetings on a bi-weekly basis.</w:t>
      </w:r>
    </w:p>
    <w:p w:rsidR="00CF38C5" w:rsidRDefault="00297369" w14:paraId="000000D0" w14:textId="77777777">
      <w:pPr>
        <w:numPr>
          <w:ilvl w:val="0"/>
          <w:numId w:val="5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Special meetings may be called by the IFC President with notice of the time, location, and purpose of the special meeting provided to each IFC Executive Board member at least 72 hours in advance.</w:t>
      </w:r>
    </w:p>
    <w:p w:rsidR="00CF38C5" w:rsidP="2F96AED0" w:rsidRDefault="00297369" w14:paraId="000000D1" w14:textId="77777777">
      <w:pPr>
        <w:numPr>
          <w:ilvl w:val="0"/>
          <w:numId w:val="59"/>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Each IFC Executive Board member </w:t>
      </w:r>
      <w:r w:rsidRPr="2F96AED0" w:rsidR="00297369">
        <w:rPr>
          <w:rFonts w:ascii="Times New Roman" w:hAnsi="Times New Roman" w:eastAsia="Times New Roman" w:cs="Times New Roman"/>
          <w:sz w:val="24"/>
          <w:szCs w:val="24"/>
          <w:lang w:val="en-US"/>
        </w:rPr>
        <w:t>is required to</w:t>
      </w:r>
      <w:r w:rsidRPr="2F96AED0" w:rsidR="00297369">
        <w:rPr>
          <w:rFonts w:ascii="Times New Roman" w:hAnsi="Times New Roman" w:eastAsia="Times New Roman" w:cs="Times New Roman"/>
          <w:sz w:val="24"/>
          <w:szCs w:val="24"/>
          <w:lang w:val="en-US"/>
        </w:rPr>
        <w:t xml:space="preserve"> attend all meetings of the IFC Executive Board and all meetings of the IFC General Body</w:t>
      </w:r>
      <w:r w:rsidRPr="2F96AED0" w:rsidR="00297369">
        <w:rPr>
          <w:rFonts w:ascii="Times New Roman" w:hAnsi="Times New Roman" w:eastAsia="Times New Roman" w:cs="Times New Roman"/>
          <w:sz w:val="24"/>
          <w:szCs w:val="24"/>
          <w:lang w:val="en-US"/>
        </w:rPr>
        <w:t xml:space="preserve">.  </w:t>
      </w:r>
      <w:r w:rsidRPr="2F96AED0" w:rsidR="00297369">
        <w:rPr>
          <w:rFonts w:ascii="Times New Roman" w:hAnsi="Times New Roman" w:eastAsia="Times New Roman" w:cs="Times New Roman"/>
          <w:sz w:val="24"/>
          <w:szCs w:val="24"/>
          <w:lang w:val="en-US"/>
        </w:rPr>
        <w:t xml:space="preserve">Absences may result in removal from </w:t>
      </w:r>
      <w:r w:rsidRPr="2F96AED0" w:rsidR="00297369">
        <w:rPr>
          <w:rFonts w:ascii="Times New Roman" w:hAnsi="Times New Roman" w:eastAsia="Times New Roman" w:cs="Times New Roman"/>
          <w:sz w:val="24"/>
          <w:szCs w:val="24"/>
          <w:lang w:val="en-US"/>
        </w:rPr>
        <w:t>office</w:t>
      </w:r>
      <w:r w:rsidRPr="2F96AED0" w:rsidR="00297369">
        <w:rPr>
          <w:rFonts w:ascii="Times New Roman" w:hAnsi="Times New Roman" w:eastAsia="Times New Roman" w:cs="Times New Roman"/>
          <w:sz w:val="24"/>
          <w:szCs w:val="24"/>
          <w:lang w:val="en-US"/>
        </w:rPr>
        <w:t>.</w:t>
      </w:r>
    </w:p>
    <w:p w:rsidR="00CF38C5" w:rsidRDefault="00CF38C5" w14:paraId="000000D2" w14:textId="77777777">
      <w:pPr>
        <w:spacing w:line="240" w:lineRule="auto"/>
        <w:rPr>
          <w:rFonts w:ascii="Times New Roman" w:hAnsi="Times New Roman" w:eastAsia="Times New Roman" w:cs="Times New Roman"/>
          <w:b/>
          <w:sz w:val="24"/>
          <w:szCs w:val="24"/>
        </w:rPr>
      </w:pPr>
    </w:p>
    <w:p w:rsidR="00CF38C5" w:rsidRDefault="00297369" w14:paraId="000000D3"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V.</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Executive Board Election Policies</w:t>
      </w:r>
    </w:p>
    <w:p w:rsidR="00CF38C5" w:rsidP="2F96AED0" w:rsidRDefault="00297369" w14:paraId="000000D4"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following policies and procedures shall be </w:t>
      </w:r>
      <w:r w:rsidRPr="2F96AED0" w:rsidR="00297369">
        <w:rPr>
          <w:rFonts w:ascii="Times New Roman" w:hAnsi="Times New Roman" w:eastAsia="Times New Roman" w:cs="Times New Roman"/>
          <w:sz w:val="24"/>
          <w:szCs w:val="24"/>
          <w:lang w:val="en-US"/>
        </w:rPr>
        <w:t>utilized</w:t>
      </w:r>
      <w:r w:rsidRPr="2F96AED0" w:rsidR="00297369">
        <w:rPr>
          <w:rFonts w:ascii="Times New Roman" w:hAnsi="Times New Roman" w:eastAsia="Times New Roman" w:cs="Times New Roman"/>
          <w:sz w:val="24"/>
          <w:szCs w:val="24"/>
          <w:lang w:val="en-US"/>
        </w:rPr>
        <w:t xml:space="preserve"> for the election and removal of IFC Executive Board officers:</w:t>
      </w:r>
    </w:p>
    <w:p w:rsidR="00CF38C5" w:rsidP="2F96AED0" w:rsidRDefault="00297369" w14:paraId="000000D5" w14:textId="77777777">
      <w:pPr>
        <w:numPr>
          <w:ilvl w:val="0"/>
          <w:numId w:val="4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Applications for IFC Executive Board positions shall open at a minimum of five weeks prior to the conclusion of the fall academic semester.</w:t>
      </w:r>
    </w:p>
    <w:p w:rsidR="00CF38C5" w:rsidRDefault="00297369" w14:paraId="000000D6" w14:textId="57B5F9BC">
      <w:pPr>
        <w:numPr>
          <w:ilvl w:val="0"/>
          <w:numId w:val="48"/>
        </w:numPr>
        <w:spacing w:line="240" w:lineRule="auto"/>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Following the close of IFC Executive Board applications, the current IFC Executive Board shall conduct interviews of applicants</w:t>
      </w:r>
      <w:r w:rsidRPr="2C18AD21" w:rsidR="25E618B6">
        <w:rPr>
          <w:rFonts w:ascii="Times New Roman" w:hAnsi="Times New Roman" w:eastAsia="Times New Roman" w:cs="Times New Roman"/>
          <w:sz w:val="24"/>
          <w:szCs w:val="24"/>
        </w:rPr>
        <w:t>.</w:t>
      </w:r>
    </w:p>
    <w:p w:rsidR="00CF38C5" w:rsidRDefault="00297369" w14:paraId="000000D7"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IFC Executive Board will form a slate from the applicant pool, with one applicant selected for each position.</w:t>
      </w:r>
    </w:p>
    <w:p w:rsidR="00CF38C5" w:rsidRDefault="00297369" w14:paraId="000000D8"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slate will be brought before the IFC General Body and must be approved by a vote of at least 2/3rds. </w:t>
      </w:r>
    </w:p>
    <w:p w:rsidR="00CF38C5" w:rsidRDefault="00297369" w14:paraId="000000D9"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individual serving in an IFC Executive Board position may be removed from his position by a 2/3 affirmative vote of the IFC General Body.</w:t>
      </w:r>
    </w:p>
    <w:p w:rsidR="00CF38C5" w:rsidP="2F96AED0" w:rsidRDefault="00297369" w14:paraId="000000DA" w14:textId="77777777">
      <w:pPr>
        <w:numPr>
          <w:ilvl w:val="0"/>
          <w:numId w:val="4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In the event of</w:t>
      </w:r>
      <w:r w:rsidRPr="2F96AED0" w:rsidR="00297369">
        <w:rPr>
          <w:rFonts w:ascii="Times New Roman" w:hAnsi="Times New Roman" w:eastAsia="Times New Roman" w:cs="Times New Roman"/>
          <w:sz w:val="24"/>
          <w:szCs w:val="24"/>
          <w:lang w:val="en-US"/>
        </w:rPr>
        <w:t xml:space="preserve"> a vacancy in any IFC Executive Board position, the IFC President shall appoint a successor to complete the term under the advice and consent of the remaining members of the IFC Executive Board</w:t>
      </w:r>
      <w:r w:rsidRPr="2F96AED0" w:rsidR="00297369">
        <w:rPr>
          <w:rFonts w:ascii="Times New Roman" w:hAnsi="Times New Roman" w:eastAsia="Times New Roman" w:cs="Times New Roman"/>
          <w:sz w:val="24"/>
          <w:szCs w:val="24"/>
          <w:lang w:val="en-US"/>
        </w:rPr>
        <w:t xml:space="preserve">.  </w:t>
      </w:r>
    </w:p>
    <w:p w:rsidR="00CF38C5" w:rsidRDefault="00297369" w14:paraId="000000DB"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Should a vacancy occur in the office of the IFC President, a special election shall be held within two meetings after the vacancy was created.</w:t>
      </w:r>
    </w:p>
    <w:p w:rsidR="00CF38C5" w:rsidRDefault="00297369" w14:paraId="000000DC" w14:textId="77777777">
      <w:pPr>
        <w:numPr>
          <w:ilvl w:val="0"/>
          <w:numId w:val="4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member chapter is only allowed a maximum of three representatives on the Executive Board. The order for slating on an office shall be listed as follows: President, Executive Vice President, Vice President of Standards &amp; Risk Management, Vice President of Recruitment, Vice President of Finance, Vice President of Scholarship &amp; Service, Vice President of Public Relations, and Vice President of Member Development.</w:t>
      </w:r>
    </w:p>
    <w:p w:rsidR="00CF38C5" w:rsidRDefault="00CF38C5" w14:paraId="000000DD" w14:textId="77777777">
      <w:pPr>
        <w:spacing w:line="240" w:lineRule="auto"/>
        <w:rPr>
          <w:rFonts w:ascii="Times New Roman" w:hAnsi="Times New Roman" w:eastAsia="Times New Roman" w:cs="Times New Roman"/>
          <w:b/>
          <w:sz w:val="24"/>
          <w:szCs w:val="24"/>
        </w:rPr>
      </w:pPr>
    </w:p>
    <w:p w:rsidR="00CF38C5" w:rsidP="7825BD88" w:rsidRDefault="00297369" w14:paraId="000000DE" w14:textId="77777777">
      <w:pPr>
        <w:spacing w:line="240" w:lineRule="auto"/>
        <w:jc w:val="center"/>
        <w:rPr>
          <w:rFonts w:ascii="Times New Roman" w:hAnsi="Times New Roman" w:eastAsia="Times New Roman" w:cs="Times New Roman"/>
          <w:b w:val="1"/>
          <w:bCs w:val="1"/>
          <w:sz w:val="24"/>
          <w:szCs w:val="24"/>
        </w:rPr>
      </w:pPr>
      <w:commentRangeStart w:id="14"/>
      <w:r w:rsidRPr="7825BD88" w:rsidR="4EA20828">
        <w:rPr>
          <w:rFonts w:ascii="Times New Roman" w:hAnsi="Times New Roman" w:eastAsia="Times New Roman" w:cs="Times New Roman"/>
          <w:b w:val="1"/>
          <w:bCs w:val="1"/>
          <w:sz w:val="24"/>
          <w:szCs w:val="24"/>
        </w:rPr>
        <w:t>ARTICLE VIII: ROLE OF THE IFC EXECUTIVE BOARD OFFICERS</w:t>
      </w:r>
      <w:commentRangeStart w:id="1792933467"/>
      <w:commentRangeEnd w:id="1792933467"/>
      <w:r>
        <w:rPr>
          <w:rStyle w:val="CommentReference"/>
        </w:rPr>
        <w:commentReference w:id="1792933467"/>
      </w:r>
    </w:p>
    <w:p w:rsidR="00CF38C5" w:rsidRDefault="00297369" w14:paraId="000000DF" w14:textId="77777777">
      <w:pPr>
        <w:spacing w:line="240" w:lineRule="auto"/>
        <w:jc w:val="center"/>
        <w:rPr>
          <w:rFonts w:ascii="Times New Roman" w:hAnsi="Times New Roman" w:eastAsia="Times New Roman" w:cs="Times New Roman"/>
          <w:b/>
          <w:sz w:val="24"/>
          <w:szCs w:val="24"/>
        </w:rPr>
      </w:pPr>
      <w:commentRangeEnd w:id="14"/>
      <w:r>
        <w:commentReference w:id="14"/>
      </w:r>
    </w:p>
    <w:p w:rsidR="00CF38C5" w:rsidRDefault="00297369" w14:paraId="000000E0"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President</w:t>
      </w:r>
    </w:p>
    <w:p w:rsidR="00CF38C5" w:rsidRDefault="00297369" w14:paraId="000000E1"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President are as follows:</w:t>
      </w:r>
    </w:p>
    <w:p w:rsidR="00CF38C5" w:rsidP="2F96AED0" w:rsidRDefault="00297369" w14:paraId="000000E2" w14:textId="77777777">
      <w:pPr>
        <w:numPr>
          <w:ilvl w:val="0"/>
          <w:numId w:val="4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Provide guidance and focus </w:t>
      </w:r>
      <w:r w:rsidRPr="2F96AED0" w:rsidR="00297369">
        <w:rPr>
          <w:rFonts w:ascii="Times New Roman" w:hAnsi="Times New Roman" w:eastAsia="Times New Roman" w:cs="Times New Roman"/>
          <w:sz w:val="24"/>
          <w:szCs w:val="24"/>
          <w:lang w:val="en-US"/>
        </w:rPr>
        <w:t>to</w:t>
      </w:r>
      <w:r w:rsidRPr="2F96AED0" w:rsidR="00297369">
        <w:rPr>
          <w:rFonts w:ascii="Times New Roman" w:hAnsi="Times New Roman" w:eastAsia="Times New Roman" w:cs="Times New Roman"/>
          <w:sz w:val="24"/>
          <w:szCs w:val="24"/>
          <w:lang w:val="en-US"/>
        </w:rPr>
        <w:t xml:space="preserve"> the efforts of the General Body and Executive Board.</w:t>
      </w:r>
    </w:p>
    <w:p w:rsidR="00CF38C5" w:rsidRDefault="00297369" w14:paraId="000000E3"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Preside over all meetings of the General Body and Executive Board.</w:t>
      </w:r>
    </w:p>
    <w:p w:rsidR="00CF38C5" w:rsidP="2F96AED0" w:rsidRDefault="00297369" w14:paraId="000000E4" w14:textId="77777777">
      <w:pPr>
        <w:numPr>
          <w:ilvl w:val="0"/>
          <w:numId w:val="4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Cast the final vote in the event of a tie.</w:t>
      </w:r>
    </w:p>
    <w:p w:rsidR="00CF38C5" w:rsidP="2F96AED0" w:rsidRDefault="00297369" w14:paraId="000000E5" w14:textId="77777777">
      <w:pPr>
        <w:numPr>
          <w:ilvl w:val="0"/>
          <w:numId w:val="4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Build rapport and </w:t>
      </w:r>
      <w:r w:rsidRPr="2F96AED0" w:rsidR="00297369">
        <w:rPr>
          <w:rFonts w:ascii="Times New Roman" w:hAnsi="Times New Roman" w:eastAsia="Times New Roman" w:cs="Times New Roman"/>
          <w:sz w:val="24"/>
          <w:szCs w:val="24"/>
          <w:lang w:val="en-US"/>
        </w:rPr>
        <w:t>establish</w:t>
      </w:r>
      <w:r w:rsidRPr="2F96AED0" w:rsidR="00297369">
        <w:rPr>
          <w:rFonts w:ascii="Times New Roman" w:hAnsi="Times New Roman" w:eastAsia="Times New Roman" w:cs="Times New Roman"/>
          <w:sz w:val="24"/>
          <w:szCs w:val="24"/>
          <w:lang w:val="en-US"/>
        </w:rPr>
        <w:t xml:space="preserve"> positive working relationships between IFC and member chapter leaders.</w:t>
      </w:r>
    </w:p>
    <w:p w:rsidR="00CF38C5" w:rsidRDefault="00297369" w14:paraId="000000E6"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Serve as the official spokesperson for the Fraternity Community</w:t>
      </w:r>
    </w:p>
    <w:p w:rsidR="00CF38C5" w:rsidRDefault="00297369" w14:paraId="000000E7"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Serve as the official representative of the Fraternal Community to the Student Government Association</w:t>
      </w:r>
    </w:p>
    <w:p w:rsidR="00CF38C5" w:rsidP="2F96AED0" w:rsidRDefault="00297369" w14:paraId="000000E8" w14:textId="77777777">
      <w:pPr>
        <w:numPr>
          <w:ilvl w:val="0"/>
          <w:numId w:val="4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Regularly</w:t>
      </w:r>
      <w:r w:rsidRPr="2F96AED0" w:rsidR="00297369">
        <w:rPr>
          <w:rFonts w:ascii="Times New Roman" w:hAnsi="Times New Roman" w:eastAsia="Times New Roman" w:cs="Times New Roman"/>
          <w:sz w:val="24"/>
          <w:szCs w:val="24"/>
          <w:lang w:val="en-US"/>
        </w:rPr>
        <w:t xml:space="preserve"> interact with the leaders of other governing councils and campus organizations.</w:t>
      </w:r>
    </w:p>
    <w:p w:rsidR="00CF38C5" w:rsidRDefault="00297369" w14:paraId="000000E9"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Attends weekly meetings with the Panhellenic President and Assistant Director of Student Involvement.</w:t>
      </w:r>
    </w:p>
    <w:p w:rsidR="00CF38C5" w:rsidRDefault="00297369" w14:paraId="000000EA" w14:textId="77777777">
      <w:pPr>
        <w:numPr>
          <w:ilvl w:val="0"/>
          <w:numId w:val="4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Establish a working relationship with key Furman University administrators.</w:t>
      </w:r>
    </w:p>
    <w:p w:rsidR="00CF38C5" w:rsidP="2F96AED0" w:rsidRDefault="00297369" w14:paraId="000000EB" w14:textId="77777777">
      <w:pPr>
        <w:numPr>
          <w:ilvl w:val="0"/>
          <w:numId w:val="4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Establish a working relationship with and communicate campus data, issues, and trends in a timely manner to the NIC.</w:t>
      </w:r>
    </w:p>
    <w:p w:rsidR="00CF38C5" w:rsidRDefault="00CF38C5" w14:paraId="000000EC" w14:textId="77777777">
      <w:pPr>
        <w:spacing w:line="240" w:lineRule="auto"/>
        <w:jc w:val="center"/>
        <w:rPr>
          <w:rFonts w:ascii="Times New Roman" w:hAnsi="Times New Roman" w:eastAsia="Times New Roman" w:cs="Times New Roman"/>
          <w:b/>
          <w:sz w:val="24"/>
          <w:szCs w:val="24"/>
        </w:rPr>
      </w:pPr>
    </w:p>
    <w:p w:rsidR="00CF38C5" w:rsidRDefault="00297369" w14:paraId="000000ED" w14:textId="77777777">
      <w:pPr>
        <w:spacing w:line="240" w:lineRule="auto"/>
        <w:rPr>
          <w:rFonts w:ascii="Times New Roman" w:hAnsi="Times New Roman" w:eastAsia="Times New Roman" w:cs="Times New Roman"/>
          <w:b/>
          <w:sz w:val="24"/>
          <w:szCs w:val="24"/>
        </w:rPr>
      </w:pPr>
      <w:r w:rsidRPr="2C18AD21" w:rsidR="00297369">
        <w:rPr>
          <w:rFonts w:ascii="Times New Roman" w:hAnsi="Times New Roman" w:eastAsia="Times New Roman" w:cs="Times New Roman"/>
          <w:b w:val="1"/>
          <w:bCs w:val="1"/>
          <w:sz w:val="24"/>
          <w:szCs w:val="24"/>
        </w:rPr>
        <w:t xml:space="preserve">Section II. </w:t>
      </w:r>
      <w:r>
        <w:tab/>
      </w:r>
      <w:commentRangeStart w:id="15"/>
      <w:commentRangeStart w:id="16"/>
      <w:r w:rsidRPr="2C18AD21" w:rsidR="00297369">
        <w:rPr>
          <w:rFonts w:ascii="Times New Roman" w:hAnsi="Times New Roman" w:eastAsia="Times New Roman" w:cs="Times New Roman"/>
          <w:b w:val="1"/>
          <w:bCs w:val="1"/>
          <w:sz w:val="24"/>
          <w:szCs w:val="24"/>
        </w:rPr>
        <w:t>IFC Executive Vice President</w:t>
      </w:r>
    </w:p>
    <w:p w:rsidR="00CF38C5" w:rsidRDefault="00297369" w14:paraId="000000EE"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Executive Vice President are as follows:</w:t>
      </w:r>
    </w:p>
    <w:p w:rsidR="00CF38C5" w:rsidRDefault="00297369" w14:paraId="000000EF" w14:textId="77777777">
      <w:pPr>
        <w:numPr>
          <w:ilvl w:val="0"/>
          <w:numId w:val="5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Assume the duties of the IFC President in his absence.</w:t>
      </w:r>
    </w:p>
    <w:p w:rsidR="00CF38C5" w:rsidRDefault="00297369" w14:paraId="000000F0" w14:textId="77777777">
      <w:pPr>
        <w:numPr>
          <w:ilvl w:val="0"/>
          <w:numId w:val="50"/>
        </w:numPr>
        <w:spacing w:line="240" w:lineRule="auto"/>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Work closely with the IFC President in helping him discharge his duties and shape policy.</w:t>
      </w:r>
    </w:p>
    <w:p w:rsidR="45D6C41F" w:rsidP="2C18AD21" w:rsidRDefault="45D6C41F" w14:paraId="26890DBC" w14:textId="0F73910E">
      <w:pPr>
        <w:numPr>
          <w:ilvl w:val="0"/>
          <w:numId w:val="50"/>
        </w:numPr>
        <w:spacing w:line="240" w:lineRule="auto"/>
        <w:rPr>
          <w:rFonts w:ascii="Times New Roman" w:hAnsi="Times New Roman" w:eastAsia="Times New Roman" w:cs="Times New Roman"/>
          <w:sz w:val="24"/>
          <w:szCs w:val="24"/>
          <w:lang w:val="en-US"/>
        </w:rPr>
      </w:pPr>
      <w:commentRangeStart w:id="65607783"/>
      <w:r w:rsidRPr="2C18AD21" w:rsidR="45D6C41F">
        <w:rPr>
          <w:rFonts w:ascii="Times New Roman" w:hAnsi="Times New Roman" w:eastAsia="Times New Roman" w:cs="Times New Roman"/>
          <w:sz w:val="24"/>
          <w:szCs w:val="24"/>
          <w:lang w:val="en-US"/>
        </w:rPr>
        <w:t xml:space="preserve">Lead and oversee the IFC delegates in their role in </w:t>
      </w:r>
      <w:r w:rsidRPr="2C18AD21" w:rsidR="0AB97E50">
        <w:rPr>
          <w:rFonts w:ascii="Times New Roman" w:hAnsi="Times New Roman" w:eastAsia="Times New Roman" w:cs="Times New Roman"/>
          <w:sz w:val="24"/>
          <w:szCs w:val="24"/>
          <w:lang w:val="en-US"/>
        </w:rPr>
        <w:t>disseminating</w:t>
      </w:r>
      <w:r w:rsidRPr="2C18AD21" w:rsidR="45D6C41F">
        <w:rPr>
          <w:rFonts w:ascii="Times New Roman" w:hAnsi="Times New Roman" w:eastAsia="Times New Roman" w:cs="Times New Roman"/>
          <w:sz w:val="24"/>
          <w:szCs w:val="24"/>
          <w:lang w:val="en-US"/>
        </w:rPr>
        <w:t xml:space="preserve"> information to their individual member chapters.</w:t>
      </w:r>
      <w:commentRangeEnd w:id="65607783"/>
      <w:r>
        <w:rPr>
          <w:rStyle w:val="CommentReference"/>
        </w:rPr>
        <w:commentReference w:id="65607783"/>
      </w:r>
    </w:p>
    <w:p w:rsidR="00CF38C5" w:rsidP="2F96AED0" w:rsidRDefault="00297369" w14:paraId="000000F1" w14:textId="77777777">
      <w:pPr>
        <w:numPr>
          <w:ilvl w:val="0"/>
          <w:numId w:val="50"/>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Work with and oversee the FSL advisory committee in conjunction with the Panhellenic Council.</w:t>
      </w:r>
    </w:p>
    <w:p w:rsidR="00CF38C5" w:rsidRDefault="00297369" w14:paraId="000000F2" w14:textId="77777777">
      <w:pPr>
        <w:numPr>
          <w:ilvl w:val="0"/>
          <w:numId w:val="50"/>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Reserve the space for and account for attendance at all meetings of the IFC General Body or Executive Board.</w:t>
      </w:r>
    </w:p>
    <w:p w:rsidR="00CF38C5" w:rsidP="2F96AED0" w:rsidRDefault="00297369" w14:paraId="000000F3" w14:textId="77777777">
      <w:pPr>
        <w:numPr>
          <w:ilvl w:val="0"/>
          <w:numId w:val="50"/>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Attend</w:t>
      </w:r>
      <w:r w:rsidRPr="2C18AD21" w:rsidR="4EA20828">
        <w:rPr>
          <w:rFonts w:ascii="Times New Roman" w:hAnsi="Times New Roman" w:eastAsia="Times New Roman" w:cs="Times New Roman"/>
          <w:sz w:val="24"/>
          <w:szCs w:val="24"/>
          <w:lang w:val="en-US"/>
        </w:rPr>
        <w:t xml:space="preserve"> the weekly meetings of the Student Government Association as the IFC’s official representative.</w:t>
      </w:r>
    </w:p>
    <w:p w:rsidR="00CF38C5" w:rsidRDefault="00297369" w14:paraId="53C91AA5" w14:textId="01D2E6BC">
      <w:pPr>
        <w:numPr>
          <w:ilvl w:val="0"/>
          <w:numId w:val="50"/>
        </w:numPr>
        <w:spacing w:line="240" w:lineRule="auto"/>
        <w:rPr>
          <w:rFonts w:ascii="Times New Roman" w:hAnsi="Times New Roman" w:eastAsia="Times New Roman" w:cs="Times New Roman"/>
          <w:sz w:val="24"/>
          <w:szCs w:val="24"/>
        </w:rPr>
      </w:pPr>
      <w:commentRangeStart w:id="1028326603"/>
      <w:r w:rsidRPr="2C18AD21" w:rsidR="21DF1826">
        <w:rPr>
          <w:rFonts w:ascii="Times New Roman" w:hAnsi="Times New Roman" w:eastAsia="Times New Roman" w:cs="Times New Roman"/>
          <w:sz w:val="24"/>
          <w:szCs w:val="24"/>
          <w:lang w:val="en-US"/>
        </w:rPr>
        <w:t xml:space="preserve">Oversee the </w:t>
      </w:r>
      <w:r w:rsidRPr="2C18AD21" w:rsidR="318597D8">
        <w:rPr>
          <w:rFonts w:ascii="Times New Roman" w:hAnsi="Times New Roman" w:eastAsia="Times New Roman" w:cs="Times New Roman"/>
          <w:sz w:val="24"/>
          <w:szCs w:val="24"/>
          <w:lang w:val="en-US"/>
        </w:rPr>
        <w:t>responsibilities</w:t>
      </w:r>
      <w:r w:rsidRPr="2C18AD21" w:rsidR="21DF1826">
        <w:rPr>
          <w:rFonts w:ascii="Times New Roman" w:hAnsi="Times New Roman" w:eastAsia="Times New Roman" w:cs="Times New Roman"/>
          <w:sz w:val="24"/>
          <w:szCs w:val="24"/>
          <w:lang w:val="en-US"/>
        </w:rPr>
        <w:t xml:space="preserve"> </w:t>
      </w:r>
      <w:r w:rsidRPr="2C18AD21" w:rsidR="21DF1826">
        <w:rPr>
          <w:rFonts w:ascii="Times New Roman" w:hAnsi="Times New Roman" w:eastAsia="Times New Roman" w:cs="Times New Roman"/>
          <w:sz w:val="24"/>
          <w:szCs w:val="24"/>
          <w:lang w:val="en-US"/>
        </w:rPr>
        <w:t>required</w:t>
      </w:r>
      <w:r w:rsidRPr="2C18AD21" w:rsidR="21DF1826">
        <w:rPr>
          <w:rFonts w:ascii="Times New Roman" w:hAnsi="Times New Roman" w:eastAsia="Times New Roman" w:cs="Times New Roman"/>
          <w:sz w:val="24"/>
          <w:szCs w:val="24"/>
          <w:lang w:val="en-US"/>
        </w:rPr>
        <w:t xml:space="preserve"> in </w:t>
      </w:r>
      <w:r w:rsidRPr="2C18AD21" w:rsidR="21DF1826">
        <w:rPr>
          <w:rFonts w:ascii="Times New Roman" w:hAnsi="Times New Roman" w:eastAsia="Times New Roman" w:cs="Times New Roman"/>
          <w:sz w:val="24"/>
          <w:szCs w:val="24"/>
          <w:lang w:val="en-US"/>
        </w:rPr>
        <w:t>assisting</w:t>
      </w:r>
      <w:r w:rsidRPr="2C18AD21" w:rsidR="21DF1826">
        <w:rPr>
          <w:rFonts w:ascii="Times New Roman" w:hAnsi="Times New Roman" w:eastAsia="Times New Roman" w:cs="Times New Roman"/>
          <w:sz w:val="24"/>
          <w:szCs w:val="24"/>
          <w:lang w:val="en-US"/>
        </w:rPr>
        <w:t xml:space="preserve"> member chapters </w:t>
      </w:r>
      <w:r w:rsidRPr="2C18AD21" w:rsidR="20F62394">
        <w:rPr>
          <w:rFonts w:ascii="Times New Roman" w:hAnsi="Times New Roman" w:eastAsia="Times New Roman" w:cs="Times New Roman"/>
          <w:sz w:val="24"/>
          <w:szCs w:val="24"/>
          <w:lang w:val="en-US"/>
        </w:rPr>
        <w:t>fulfill</w:t>
      </w:r>
      <w:r w:rsidRPr="2C18AD21" w:rsidR="21DF1826">
        <w:rPr>
          <w:rFonts w:ascii="Times New Roman" w:hAnsi="Times New Roman" w:eastAsia="Times New Roman" w:cs="Times New Roman"/>
          <w:sz w:val="24"/>
          <w:szCs w:val="24"/>
          <w:lang w:val="en-US"/>
        </w:rPr>
        <w:t xml:space="preserve"> FFE requirements and all necessary forms. </w:t>
      </w:r>
      <w:commentRangeEnd w:id="1028326603"/>
      <w:r>
        <w:rPr>
          <w:rStyle w:val="CommentReference"/>
        </w:rPr>
        <w:commentReference w:id="1028326603"/>
      </w:r>
    </w:p>
    <w:p w:rsidR="00CF38C5" w:rsidRDefault="00297369" w14:paraId="000000F4" w14:textId="0FFBA215">
      <w:pPr>
        <w:numPr>
          <w:ilvl w:val="0"/>
          <w:numId w:val="50"/>
        </w:numPr>
        <w:spacing w:line="240" w:lineRule="auto"/>
        <w:rPr>
          <w:rFonts w:ascii="Times New Roman" w:hAnsi="Times New Roman" w:eastAsia="Times New Roman" w:cs="Times New Roman"/>
          <w:sz w:val="24"/>
          <w:szCs w:val="24"/>
        </w:rPr>
      </w:pPr>
      <w:r w:rsidRPr="2C18AD21" w:rsidR="4EA20828">
        <w:rPr>
          <w:rFonts w:ascii="Times New Roman" w:hAnsi="Times New Roman" w:eastAsia="Times New Roman" w:cs="Times New Roman"/>
          <w:sz w:val="24"/>
          <w:szCs w:val="24"/>
        </w:rPr>
        <w:t>Duties as assigned</w:t>
      </w:r>
      <w:commentRangeEnd w:id="15"/>
      <w:r>
        <w:rPr>
          <w:rStyle w:val="CommentReference"/>
        </w:rPr>
        <w:commentReference w:id="15"/>
      </w:r>
      <w:commentRangeEnd w:id="16"/>
      <w:r>
        <w:rPr>
          <w:rStyle w:val="CommentReference"/>
        </w:rPr>
        <w:commentReference w:id="16"/>
      </w:r>
      <w:r w:rsidRPr="2C18AD21" w:rsidR="4EA20828">
        <w:rPr>
          <w:rFonts w:ascii="Times New Roman" w:hAnsi="Times New Roman" w:eastAsia="Times New Roman" w:cs="Times New Roman"/>
          <w:sz w:val="24"/>
          <w:szCs w:val="24"/>
        </w:rPr>
        <w:t>.</w:t>
      </w:r>
    </w:p>
    <w:p w:rsidR="7825BD88" w:rsidP="2C18AD21" w:rsidRDefault="7825BD88" w14:paraId="632B7907" w14:textId="7C4493FC">
      <w:pPr>
        <w:spacing w:line="240" w:lineRule="auto"/>
        <w:ind w:left="720"/>
        <w:rPr>
          <w:rFonts w:ascii="Times New Roman" w:hAnsi="Times New Roman" w:eastAsia="Times New Roman" w:cs="Times New Roman"/>
          <w:sz w:val="24"/>
          <w:szCs w:val="24"/>
        </w:rPr>
      </w:pPr>
    </w:p>
    <w:p w:rsidR="00CF38C5" w:rsidRDefault="00CF38C5" w14:paraId="000000F5" w14:textId="77777777">
      <w:pPr>
        <w:spacing w:line="240" w:lineRule="auto"/>
        <w:rPr>
          <w:rFonts w:ascii="Times New Roman" w:hAnsi="Times New Roman" w:eastAsia="Times New Roman" w:cs="Times New Roman"/>
          <w:b/>
          <w:sz w:val="24"/>
          <w:szCs w:val="24"/>
        </w:rPr>
      </w:pPr>
    </w:p>
    <w:p w:rsidR="00CF38C5" w:rsidP="2C18AD21" w:rsidRDefault="00297369" w14:paraId="000000F6" w14:textId="77777777">
      <w:pPr>
        <w:spacing w:line="240" w:lineRule="auto"/>
        <w:rPr>
          <w:rFonts w:ascii="Times New Roman" w:hAnsi="Times New Roman" w:eastAsia="Times New Roman" w:cs="Times New Roman"/>
          <w:b w:val="1"/>
          <w:bCs w:val="1"/>
          <w:sz w:val="24"/>
          <w:szCs w:val="24"/>
        </w:rPr>
      </w:pPr>
      <w:r w:rsidRPr="2C18AD21" w:rsidR="00297369">
        <w:rPr>
          <w:rFonts w:ascii="Times New Roman" w:hAnsi="Times New Roman" w:eastAsia="Times New Roman" w:cs="Times New Roman"/>
          <w:b w:val="1"/>
          <w:bCs w:val="1"/>
          <w:sz w:val="24"/>
          <w:szCs w:val="24"/>
        </w:rPr>
        <w:t>Section III.</w:t>
      </w:r>
      <w:r w:rsidRPr="2C18AD21" w:rsidR="00297369">
        <w:rPr>
          <w:rFonts w:ascii="Times New Roman" w:hAnsi="Times New Roman" w:eastAsia="Times New Roman" w:cs="Times New Roman"/>
          <w:sz w:val="24"/>
          <w:szCs w:val="24"/>
        </w:rPr>
        <w:t xml:space="preserve">  </w:t>
      </w:r>
      <w:r>
        <w:tab/>
      </w:r>
      <w:commentRangeStart w:id="786189016"/>
      <w:r w:rsidRPr="2C18AD21" w:rsidR="00297369">
        <w:rPr>
          <w:rFonts w:ascii="Times New Roman" w:hAnsi="Times New Roman" w:eastAsia="Times New Roman" w:cs="Times New Roman"/>
          <w:b w:val="1"/>
          <w:bCs w:val="1"/>
          <w:sz w:val="24"/>
          <w:szCs w:val="24"/>
        </w:rPr>
        <w:t>IFC Vice President of Social Standards &amp; Risk Management</w:t>
      </w:r>
      <w:commentRangeEnd w:id="786189016"/>
      <w:r>
        <w:rPr>
          <w:rStyle w:val="CommentReference"/>
        </w:rPr>
        <w:commentReference w:id="786189016"/>
      </w:r>
    </w:p>
    <w:p w:rsidR="00CF38C5" w:rsidRDefault="00297369" w14:paraId="000000F7"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Social Standards and Risk Management are as follows:</w:t>
      </w:r>
    </w:p>
    <w:p w:rsidR="00CF38C5" w:rsidP="2C18AD21" w:rsidRDefault="00297369" w14:paraId="1B5647E9" w14:textId="1A97544A">
      <w:pPr>
        <w:pStyle w:val="Normal"/>
        <w:numPr>
          <w:ilvl w:val="0"/>
          <w:numId w:val="36"/>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rPr>
        <w:t xml:space="preserve"> Educate member chapters on the NIC Health and Safety Guidelines, the IFC Constitution and Bylaws</w:t>
      </w:r>
      <w:r w:rsidRPr="2C18AD21" w:rsidR="4EA20828">
        <w:rPr>
          <w:rFonts w:ascii="Times New Roman" w:hAnsi="Times New Roman" w:eastAsia="Times New Roman" w:cs="Times New Roman"/>
          <w:sz w:val="24"/>
          <w:szCs w:val="24"/>
        </w:rPr>
        <w:t>, and risk management policies.</w:t>
      </w:r>
    </w:p>
    <w:p w:rsidR="00CF38C5" w:rsidP="2C18AD21" w:rsidRDefault="00297369" w14:paraId="00000102" w14:textId="25023420">
      <w:pPr>
        <w:pStyle w:val="Normal"/>
        <w:numPr>
          <w:ilvl w:val="0"/>
          <w:numId w:val="36"/>
        </w:numPr>
        <w:spacing w:line="240" w:lineRule="auto"/>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Assist</w:t>
      </w:r>
      <w:r w:rsidRPr="2C18AD21" w:rsidR="00297369">
        <w:rPr>
          <w:rFonts w:ascii="Times New Roman" w:hAnsi="Times New Roman" w:eastAsia="Times New Roman" w:cs="Times New Roman"/>
          <w:sz w:val="24"/>
          <w:szCs w:val="24"/>
          <w:lang w:val="en-US"/>
        </w:rPr>
        <w:t xml:space="preserve"> in conflict mediation between member chapters.</w:t>
      </w:r>
    </w:p>
    <w:p w:rsidR="00CF38C5" w:rsidRDefault="00297369" w14:paraId="00000103" w14:textId="77777777">
      <w:pPr>
        <w:numPr>
          <w:ilvl w:val="0"/>
          <w:numId w:val="3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 all IFC governance documents, at least annually.</w:t>
      </w:r>
    </w:p>
    <w:p w:rsidR="00CF38C5" w:rsidP="2F96AED0" w:rsidRDefault="00297369" w14:paraId="00000104" w14:textId="77777777">
      <w:pPr>
        <w:numPr>
          <w:ilvl w:val="0"/>
          <w:numId w:val="36"/>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Assist</w:t>
      </w:r>
      <w:r w:rsidRPr="2F96AED0" w:rsidR="00297369">
        <w:rPr>
          <w:rFonts w:ascii="Times New Roman" w:hAnsi="Times New Roman" w:eastAsia="Times New Roman" w:cs="Times New Roman"/>
          <w:sz w:val="24"/>
          <w:szCs w:val="24"/>
          <w:lang w:val="en-US"/>
        </w:rPr>
        <w:t xml:space="preserve"> member chapters in the implementation of and compliance with the NIC Alcohol &amp; Drug Guidelines.</w:t>
      </w:r>
    </w:p>
    <w:p w:rsidR="00297369" w:rsidP="2C18AD21" w:rsidRDefault="00297369" w14:paraId="01CBE045" w14:textId="14997C3F">
      <w:pPr>
        <w:numPr>
          <w:ilvl w:val="0"/>
          <w:numId w:val="36"/>
        </w:numPr>
        <w:spacing w:line="240" w:lineRule="auto"/>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Coordinate Health and Safety efforts with other councils and campus partners.</w:t>
      </w:r>
    </w:p>
    <w:p w:rsidR="4EA20828" w:rsidP="7825BD88" w:rsidRDefault="4EA20828" w14:paraId="25634BB3" w14:textId="7C42784B">
      <w:pPr>
        <w:numPr>
          <w:ilvl w:val="0"/>
          <w:numId w:val="36"/>
        </w:numPr>
        <w:spacing w:line="240" w:lineRule="auto"/>
        <w:rPr>
          <w:rFonts w:ascii="Times New Roman" w:hAnsi="Times New Roman" w:eastAsia="Times New Roman" w:cs="Times New Roman"/>
          <w:sz w:val="24"/>
          <w:szCs w:val="24"/>
        </w:rPr>
      </w:pPr>
      <w:r w:rsidRPr="7825BD88" w:rsidR="4EA20828">
        <w:rPr>
          <w:rFonts w:ascii="Times New Roman" w:hAnsi="Times New Roman" w:eastAsia="Times New Roman" w:cs="Times New Roman"/>
          <w:sz w:val="24"/>
          <w:szCs w:val="24"/>
        </w:rPr>
        <w:t>Provide support to chapter Risk Management and Health and Safety Officers.</w:t>
      </w:r>
    </w:p>
    <w:p w:rsidR="00CF38C5" w:rsidRDefault="00CF38C5" w14:paraId="00000107" w14:textId="77777777">
      <w:pPr>
        <w:spacing w:line="240" w:lineRule="auto"/>
        <w:rPr>
          <w:rFonts w:ascii="Times New Roman" w:hAnsi="Times New Roman" w:eastAsia="Times New Roman" w:cs="Times New Roman"/>
          <w:b/>
          <w:sz w:val="24"/>
          <w:szCs w:val="24"/>
        </w:rPr>
      </w:pPr>
    </w:p>
    <w:p w:rsidR="00CF38C5" w:rsidRDefault="00297369" w14:paraId="00000108"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IFC Vice President of Recruitment </w:t>
      </w:r>
    </w:p>
    <w:p w:rsidR="00CF38C5" w:rsidRDefault="00297369" w14:paraId="00000109"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Recruitment are as follows:</w:t>
      </w:r>
    </w:p>
    <w:p w:rsidR="00CF38C5" w:rsidP="2F96AED0" w:rsidRDefault="00297369" w14:paraId="0000010A" w14:textId="77777777">
      <w:pPr>
        <w:numPr>
          <w:ilvl w:val="0"/>
          <w:numId w:val="5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Work with member chapters to </w:t>
      </w:r>
      <w:r w:rsidRPr="2F96AED0" w:rsidR="00297369">
        <w:rPr>
          <w:rFonts w:ascii="Times New Roman" w:hAnsi="Times New Roman" w:eastAsia="Times New Roman" w:cs="Times New Roman"/>
          <w:sz w:val="24"/>
          <w:szCs w:val="24"/>
          <w:lang w:val="en-US"/>
        </w:rPr>
        <w:t>establish</w:t>
      </w:r>
      <w:r w:rsidRPr="2F96AED0" w:rsidR="00297369">
        <w:rPr>
          <w:rFonts w:ascii="Times New Roman" w:hAnsi="Times New Roman" w:eastAsia="Times New Roman" w:cs="Times New Roman"/>
          <w:sz w:val="24"/>
          <w:szCs w:val="24"/>
          <w:lang w:val="en-US"/>
        </w:rPr>
        <w:t xml:space="preserve"> a recruitment process that meets the needs of chapters and potential new members, as well as provides opportunities for interested men to learn about the fraternity experience.</w:t>
      </w:r>
    </w:p>
    <w:p w:rsidR="00CF38C5" w:rsidRDefault="00297369" w14:paraId="0000010B" w14:textId="77777777">
      <w:pPr>
        <w:numPr>
          <w:ilvl w:val="0"/>
          <w:numId w:val="5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Will focus on fostering interest in joining fraternities and marketing the fraternity experience to incoming students and potential new members.</w:t>
      </w:r>
    </w:p>
    <w:p w:rsidR="00CF38C5" w:rsidRDefault="00297369" w14:paraId="0000010C" w14:textId="77777777">
      <w:pPr>
        <w:numPr>
          <w:ilvl w:val="0"/>
          <w:numId w:val="5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recruitment workshops and programs for member chapters.</w:t>
      </w:r>
    </w:p>
    <w:p w:rsidR="00CF38C5" w:rsidP="2F96AED0" w:rsidRDefault="00297369" w14:paraId="0000010D" w14:textId="77777777">
      <w:pPr>
        <w:numPr>
          <w:ilvl w:val="0"/>
          <w:numId w:val="5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Maintain an </w:t>
      </w:r>
      <w:r w:rsidRPr="2F96AED0" w:rsidR="00297369">
        <w:rPr>
          <w:rFonts w:ascii="Times New Roman" w:hAnsi="Times New Roman" w:eastAsia="Times New Roman" w:cs="Times New Roman"/>
          <w:sz w:val="24"/>
          <w:szCs w:val="24"/>
          <w:lang w:val="en-US"/>
        </w:rPr>
        <w:t>interest</w:t>
      </w:r>
      <w:r w:rsidRPr="2F96AED0" w:rsidR="00297369">
        <w:rPr>
          <w:rFonts w:ascii="Times New Roman" w:hAnsi="Times New Roman" w:eastAsia="Times New Roman" w:cs="Times New Roman"/>
          <w:sz w:val="24"/>
          <w:szCs w:val="24"/>
          <w:lang w:val="en-US"/>
        </w:rPr>
        <w:t xml:space="preserve"> list of Potential New Members.</w:t>
      </w:r>
    </w:p>
    <w:p w:rsidR="00CF38C5" w:rsidP="2F96AED0" w:rsidRDefault="00297369" w14:paraId="0000010E" w14:textId="77777777">
      <w:pPr>
        <w:numPr>
          <w:ilvl w:val="0"/>
          <w:numId w:val="5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Collect and </w:t>
      </w:r>
      <w:r w:rsidRPr="2F96AED0" w:rsidR="00297369">
        <w:rPr>
          <w:rFonts w:ascii="Times New Roman" w:hAnsi="Times New Roman" w:eastAsia="Times New Roman" w:cs="Times New Roman"/>
          <w:sz w:val="24"/>
          <w:szCs w:val="24"/>
          <w:lang w:val="en-US"/>
        </w:rPr>
        <w:t>maintain</w:t>
      </w:r>
      <w:r w:rsidRPr="2F96AED0" w:rsidR="00297369">
        <w:rPr>
          <w:rFonts w:ascii="Times New Roman" w:hAnsi="Times New Roman" w:eastAsia="Times New Roman" w:cs="Times New Roman"/>
          <w:sz w:val="24"/>
          <w:szCs w:val="24"/>
          <w:lang w:val="en-US"/>
        </w:rPr>
        <w:t xml:space="preserve"> </w:t>
      </w:r>
      <w:r w:rsidRPr="2F96AED0" w:rsidR="00297369">
        <w:rPr>
          <w:rFonts w:ascii="Times New Roman" w:hAnsi="Times New Roman" w:eastAsia="Times New Roman" w:cs="Times New Roman"/>
          <w:sz w:val="24"/>
          <w:szCs w:val="24"/>
          <w:lang w:val="en-US"/>
        </w:rPr>
        <w:t>accurate</w:t>
      </w:r>
      <w:r w:rsidRPr="2F96AED0" w:rsidR="00297369">
        <w:rPr>
          <w:rFonts w:ascii="Times New Roman" w:hAnsi="Times New Roman" w:eastAsia="Times New Roman" w:cs="Times New Roman"/>
          <w:sz w:val="24"/>
          <w:szCs w:val="24"/>
          <w:lang w:val="en-US"/>
        </w:rPr>
        <w:t xml:space="preserve"> New Member Rosters for each member chapter.</w:t>
      </w:r>
    </w:p>
    <w:p w:rsidR="00CF38C5" w:rsidRDefault="00297369" w14:paraId="0000010F" w14:textId="77777777">
      <w:pPr>
        <w:numPr>
          <w:ilvl w:val="0"/>
          <w:numId w:val="5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recruitment officers.</w:t>
      </w:r>
    </w:p>
    <w:p w:rsidR="00CF38C5" w:rsidRDefault="00CF38C5" w14:paraId="00000110" w14:textId="77777777">
      <w:pPr>
        <w:spacing w:line="240" w:lineRule="auto"/>
        <w:rPr>
          <w:rFonts w:ascii="Times New Roman" w:hAnsi="Times New Roman" w:eastAsia="Times New Roman" w:cs="Times New Roman"/>
          <w:b/>
          <w:sz w:val="24"/>
          <w:szCs w:val="24"/>
        </w:rPr>
      </w:pPr>
    </w:p>
    <w:p w:rsidR="00CF38C5" w:rsidP="2F96AED0" w:rsidRDefault="00297369" w14:paraId="00000111"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 xml:space="preserve">V.  </w:t>
      </w:r>
      <w:r>
        <w:tab/>
      </w:r>
      <w:r w:rsidRPr="2F96AED0" w:rsidR="00297369">
        <w:rPr>
          <w:rFonts w:ascii="Times New Roman" w:hAnsi="Times New Roman" w:eastAsia="Times New Roman" w:cs="Times New Roman"/>
          <w:b w:val="1"/>
          <w:bCs w:val="1"/>
          <w:sz w:val="24"/>
          <w:szCs w:val="24"/>
          <w:lang w:val="en-US"/>
        </w:rPr>
        <w:t>IFC Vice President of Finance</w:t>
      </w:r>
    </w:p>
    <w:p w:rsidR="00CF38C5" w:rsidRDefault="00297369" w14:paraId="00000112"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Administration and Scholarship are as follows:</w:t>
      </w:r>
    </w:p>
    <w:p w:rsidR="00CF38C5" w:rsidRDefault="00297369" w14:paraId="00000113" w14:textId="77777777">
      <w:pPr>
        <w:numPr>
          <w:ilvl w:val="0"/>
          <w:numId w:val="7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Supervise and manage the annual budgetary process for the IFC General Body</w:t>
      </w:r>
    </w:p>
    <w:p w:rsidR="00CF38C5" w:rsidRDefault="00297369" w14:paraId="00000114" w14:textId="77777777">
      <w:pPr>
        <w:numPr>
          <w:ilvl w:val="0"/>
          <w:numId w:val="7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IFC member chapter dues or other assessments as needed.</w:t>
      </w:r>
    </w:p>
    <w:p w:rsidR="00CF38C5" w:rsidP="2F96AED0" w:rsidRDefault="00297369" w14:paraId="00000115" w14:textId="77777777">
      <w:pPr>
        <w:numPr>
          <w:ilvl w:val="0"/>
          <w:numId w:val="73"/>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Maintain </w:t>
      </w:r>
      <w:r w:rsidRPr="2F96AED0" w:rsidR="00297369">
        <w:rPr>
          <w:rFonts w:ascii="Times New Roman" w:hAnsi="Times New Roman" w:eastAsia="Times New Roman" w:cs="Times New Roman"/>
          <w:sz w:val="24"/>
          <w:szCs w:val="24"/>
          <w:lang w:val="en-US"/>
        </w:rPr>
        <w:t>accurate</w:t>
      </w:r>
      <w:r w:rsidRPr="2F96AED0" w:rsidR="00297369">
        <w:rPr>
          <w:rFonts w:ascii="Times New Roman" w:hAnsi="Times New Roman" w:eastAsia="Times New Roman" w:cs="Times New Roman"/>
          <w:sz w:val="24"/>
          <w:szCs w:val="24"/>
          <w:lang w:val="en-US"/>
        </w:rPr>
        <w:t xml:space="preserve"> records throughout the year through invoicing and receipts.</w:t>
      </w:r>
    </w:p>
    <w:p w:rsidR="00CF38C5" w:rsidRDefault="00297369" w14:paraId="00000116" w14:textId="77777777">
      <w:pPr>
        <w:numPr>
          <w:ilvl w:val="0"/>
          <w:numId w:val="7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Review and approve all IFC expenditures and reimbursements.</w:t>
      </w:r>
    </w:p>
    <w:p w:rsidR="00CF38C5" w:rsidRDefault="00297369" w14:paraId="00000117" w14:textId="77777777">
      <w:pPr>
        <w:numPr>
          <w:ilvl w:val="0"/>
          <w:numId w:val="7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financial officers.</w:t>
      </w:r>
    </w:p>
    <w:p w:rsidR="00CF38C5" w:rsidRDefault="00CF38C5" w14:paraId="00000118" w14:textId="77777777">
      <w:pPr>
        <w:spacing w:line="240" w:lineRule="auto"/>
        <w:rPr>
          <w:rFonts w:ascii="Times New Roman" w:hAnsi="Times New Roman" w:eastAsia="Times New Roman" w:cs="Times New Roman"/>
          <w:sz w:val="24"/>
          <w:szCs w:val="24"/>
        </w:rPr>
      </w:pPr>
    </w:p>
    <w:p w:rsidR="00CF38C5" w:rsidP="2F96AED0" w:rsidRDefault="00297369" w14:paraId="00000119" w14:textId="77777777">
      <w:p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VI.</w:t>
      </w:r>
      <w:r>
        <w:tab/>
      </w:r>
      <w:r w:rsidRPr="2F96AED0" w:rsidR="00297369">
        <w:rPr>
          <w:rFonts w:ascii="Times New Roman" w:hAnsi="Times New Roman" w:eastAsia="Times New Roman" w:cs="Times New Roman"/>
          <w:b w:val="1"/>
          <w:bCs w:val="1"/>
          <w:sz w:val="24"/>
          <w:szCs w:val="24"/>
          <w:lang w:val="en-US"/>
        </w:rPr>
        <w:t>IFC Vice President of Scholarship &amp; Service</w:t>
      </w:r>
    </w:p>
    <w:p w:rsidR="00CF38C5" w:rsidRDefault="00297369" w14:paraId="0000011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Scholarship and Service are as follows:</w:t>
      </w:r>
    </w:p>
    <w:p w:rsidR="00CF38C5" w:rsidRDefault="00297369" w14:paraId="0000011B"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Coordinate a scholarship chair orientation program for member chapters.</w:t>
      </w:r>
    </w:p>
    <w:p w:rsidR="00CF38C5" w:rsidRDefault="00297369" w14:paraId="0000011C"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and distribute academic performance rankings.</w:t>
      </w:r>
    </w:p>
    <w:p w:rsidR="00CF38C5" w:rsidRDefault="00297369" w14:paraId="0000011D"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Publish important academic dates and deadlines.</w:t>
      </w:r>
    </w:p>
    <w:p w:rsidR="00CF38C5" w:rsidP="2F96AED0" w:rsidRDefault="00297369" w14:paraId="0000011E" w14:textId="77777777">
      <w:pPr>
        <w:numPr>
          <w:ilvl w:val="0"/>
          <w:numId w:val="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Collect and distribute information about campus academic services, such as tutors, the writing lab, math lab, learning </w:t>
      </w:r>
      <w:r w:rsidRPr="2F96AED0" w:rsidR="00297369">
        <w:rPr>
          <w:rFonts w:ascii="Times New Roman" w:hAnsi="Times New Roman" w:eastAsia="Times New Roman" w:cs="Times New Roman"/>
          <w:sz w:val="24"/>
          <w:szCs w:val="24"/>
          <w:lang w:val="en-US"/>
        </w:rPr>
        <w:t>assistance</w:t>
      </w:r>
      <w:r w:rsidRPr="2F96AED0" w:rsidR="00297369">
        <w:rPr>
          <w:rFonts w:ascii="Times New Roman" w:hAnsi="Times New Roman" w:eastAsia="Times New Roman" w:cs="Times New Roman"/>
          <w:sz w:val="24"/>
          <w:szCs w:val="24"/>
          <w:lang w:val="en-US"/>
        </w:rPr>
        <w:t xml:space="preserve"> programs, interest tests, career counseling, placement workshops, and library resources.</w:t>
      </w:r>
    </w:p>
    <w:p w:rsidR="00CF38C5" w:rsidRDefault="00297369" w14:paraId="0000011F"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Work individually with member chapter scholarship chairs below the all-men’s grade point average.</w:t>
      </w:r>
    </w:p>
    <w:p w:rsidR="00CF38C5" w:rsidP="2F96AED0" w:rsidRDefault="00297369" w14:paraId="00000120" w14:textId="77777777">
      <w:pPr>
        <w:numPr>
          <w:ilvl w:val="0"/>
          <w:numId w:val="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Build and </w:t>
      </w:r>
      <w:r w:rsidRPr="2F96AED0" w:rsidR="00297369">
        <w:rPr>
          <w:rFonts w:ascii="Times New Roman" w:hAnsi="Times New Roman" w:eastAsia="Times New Roman" w:cs="Times New Roman"/>
          <w:sz w:val="24"/>
          <w:szCs w:val="24"/>
          <w:lang w:val="en-US"/>
        </w:rPr>
        <w:t>maintain</w:t>
      </w:r>
      <w:r w:rsidRPr="2F96AED0" w:rsidR="00297369">
        <w:rPr>
          <w:rFonts w:ascii="Times New Roman" w:hAnsi="Times New Roman" w:eastAsia="Times New Roman" w:cs="Times New Roman"/>
          <w:sz w:val="24"/>
          <w:szCs w:val="24"/>
          <w:lang w:val="en-US"/>
        </w:rPr>
        <w:t xml:space="preserve"> relationships with faculty, academic offices, and academic honorary societies.</w:t>
      </w:r>
    </w:p>
    <w:p w:rsidR="00CF38C5" w:rsidRDefault="00297369" w14:paraId="00000121"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scholarship officers.</w:t>
      </w:r>
    </w:p>
    <w:p w:rsidR="00CF38C5" w:rsidRDefault="00297369" w14:paraId="00000122"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advice and support to member chapter philanthropy officers. </w:t>
      </w:r>
    </w:p>
    <w:p w:rsidR="00CF38C5" w:rsidRDefault="00297369" w14:paraId="00000123"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and report member chapter community service hours, philanthropic dollars, and activities.</w:t>
      </w:r>
    </w:p>
    <w:p w:rsidR="00CF38C5" w:rsidRDefault="00297369" w14:paraId="00000124"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community service/philanthropy officers.</w:t>
      </w:r>
    </w:p>
    <w:p w:rsidR="00CF38C5" w:rsidRDefault="00297369" w14:paraId="00000125" w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and oversee a community-wide, IFC-sponsored philanthropic effort.</w:t>
      </w:r>
    </w:p>
    <w:p w:rsidR="00CF38C5" w:rsidP="2F96AED0" w:rsidRDefault="00297369" w14:paraId="00000126" w14:textId="77777777">
      <w:pPr>
        <w:numPr>
          <w:ilvl w:val="0"/>
          <w:numId w:val="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Provide opportunities for members of the fraternal community, and the at-large Furman community, to </w:t>
      </w:r>
      <w:r w:rsidRPr="2F96AED0" w:rsidR="00297369">
        <w:rPr>
          <w:rFonts w:ascii="Times New Roman" w:hAnsi="Times New Roman" w:eastAsia="Times New Roman" w:cs="Times New Roman"/>
          <w:sz w:val="24"/>
          <w:szCs w:val="24"/>
          <w:lang w:val="en-US"/>
        </w:rPr>
        <w:t>participate</w:t>
      </w:r>
      <w:r w:rsidRPr="2F96AED0" w:rsidR="00297369">
        <w:rPr>
          <w:rFonts w:ascii="Times New Roman" w:hAnsi="Times New Roman" w:eastAsia="Times New Roman" w:cs="Times New Roman"/>
          <w:sz w:val="24"/>
          <w:szCs w:val="24"/>
          <w:lang w:val="en-US"/>
        </w:rPr>
        <w:t xml:space="preserve"> in community service events.</w:t>
      </w:r>
    </w:p>
    <w:p w:rsidR="00CF38C5" w:rsidP="2F96AED0" w:rsidRDefault="00297369" w14:paraId="00000127" w14:textId="77777777">
      <w:pPr>
        <w:numPr>
          <w:ilvl w:val="0"/>
          <w:numId w:val="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Foster relations between the Fraternal community and Service-based organizations hosted </w:t>
      </w:r>
      <w:r w:rsidRPr="2F96AED0" w:rsidR="00297369">
        <w:rPr>
          <w:rFonts w:ascii="Times New Roman" w:hAnsi="Times New Roman" w:eastAsia="Times New Roman" w:cs="Times New Roman"/>
          <w:sz w:val="24"/>
          <w:szCs w:val="24"/>
          <w:lang w:val="en-US"/>
        </w:rPr>
        <w:t>on</w:t>
      </w:r>
      <w:r w:rsidRPr="2F96AED0" w:rsidR="00297369">
        <w:rPr>
          <w:rFonts w:ascii="Times New Roman" w:hAnsi="Times New Roman" w:eastAsia="Times New Roman" w:cs="Times New Roman"/>
          <w:sz w:val="24"/>
          <w:szCs w:val="24"/>
          <w:lang w:val="en-US"/>
        </w:rPr>
        <w:t xml:space="preserve"> Furman University and the at-large Greenville Community.</w:t>
      </w:r>
    </w:p>
    <w:p w:rsidR="00CF38C5" w:rsidRDefault="00CF38C5" w14:paraId="00000128" w14:textId="77777777">
      <w:pPr>
        <w:spacing w:line="240" w:lineRule="auto"/>
        <w:jc w:val="center"/>
        <w:rPr>
          <w:rFonts w:ascii="Times New Roman" w:hAnsi="Times New Roman" w:eastAsia="Times New Roman" w:cs="Times New Roman"/>
          <w:b/>
          <w:sz w:val="24"/>
          <w:szCs w:val="24"/>
        </w:rPr>
      </w:pPr>
    </w:p>
    <w:p w:rsidR="00CF38C5" w:rsidP="2F96AED0" w:rsidRDefault="00297369" w14:paraId="00000129" w14:textId="77777777">
      <w:p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VII.</w:t>
      </w:r>
      <w:r>
        <w:tab/>
      </w:r>
      <w:r w:rsidRPr="2F96AED0" w:rsidR="00297369">
        <w:rPr>
          <w:rFonts w:ascii="Times New Roman" w:hAnsi="Times New Roman" w:eastAsia="Times New Roman" w:cs="Times New Roman"/>
          <w:b w:val="1"/>
          <w:bCs w:val="1"/>
          <w:sz w:val="24"/>
          <w:szCs w:val="24"/>
          <w:lang w:val="en-US"/>
        </w:rPr>
        <w:t>IFC Vice President of Public Relations</w:t>
      </w:r>
    </w:p>
    <w:p w:rsidR="00CF38C5" w:rsidRDefault="00297369" w14:paraId="0000012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Public Relations are as follows:</w:t>
      </w:r>
    </w:p>
    <w:p w:rsidR="00CF38C5" w:rsidRDefault="00297369" w14:paraId="0000012B" w14:textId="77777777">
      <w:pPr>
        <w:numPr>
          <w:ilvl w:val="0"/>
          <w:numId w:val="3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and execute a public relations and social media strategy.</w:t>
      </w:r>
    </w:p>
    <w:p w:rsidR="00CF38C5" w:rsidP="2F96AED0" w:rsidRDefault="00297369" w14:paraId="0000012C" w14:textId="77777777">
      <w:pPr>
        <w:numPr>
          <w:ilvl w:val="0"/>
          <w:numId w:val="37"/>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Collect and </w:t>
      </w:r>
      <w:r w:rsidRPr="2F96AED0" w:rsidR="00297369">
        <w:rPr>
          <w:rFonts w:ascii="Times New Roman" w:hAnsi="Times New Roman" w:eastAsia="Times New Roman" w:cs="Times New Roman"/>
          <w:sz w:val="24"/>
          <w:szCs w:val="24"/>
          <w:lang w:val="en-US"/>
        </w:rPr>
        <w:t>disseminate</w:t>
      </w:r>
      <w:r w:rsidRPr="2F96AED0" w:rsidR="00297369">
        <w:rPr>
          <w:rFonts w:ascii="Times New Roman" w:hAnsi="Times New Roman" w:eastAsia="Times New Roman" w:cs="Times New Roman"/>
          <w:sz w:val="24"/>
          <w:szCs w:val="24"/>
          <w:lang w:val="en-US"/>
        </w:rPr>
        <w:t xml:space="preserve"> information on the fraternity community to all campus and community media sources.</w:t>
      </w:r>
    </w:p>
    <w:p w:rsidR="00CF38C5" w:rsidP="2F96AED0" w:rsidRDefault="00297369" w14:paraId="0000012D" w14:textId="77777777">
      <w:pPr>
        <w:numPr>
          <w:ilvl w:val="0"/>
          <w:numId w:val="37"/>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Keep the media informed </w:t>
      </w:r>
      <w:r w:rsidRPr="2F96AED0" w:rsidR="00297369">
        <w:rPr>
          <w:rFonts w:ascii="Times New Roman" w:hAnsi="Times New Roman" w:eastAsia="Times New Roman" w:cs="Times New Roman"/>
          <w:sz w:val="24"/>
          <w:szCs w:val="24"/>
          <w:lang w:val="en-US"/>
        </w:rPr>
        <w:t>on</w:t>
      </w:r>
      <w:r w:rsidRPr="2F96AED0" w:rsidR="00297369">
        <w:rPr>
          <w:rFonts w:ascii="Times New Roman" w:hAnsi="Times New Roman" w:eastAsia="Times New Roman" w:cs="Times New Roman"/>
          <w:sz w:val="24"/>
          <w:szCs w:val="24"/>
          <w:lang w:val="en-US"/>
        </w:rPr>
        <w:t xml:space="preserve"> upcoming events or potential news.</w:t>
      </w:r>
    </w:p>
    <w:p w:rsidR="00CF38C5" w:rsidRDefault="00297369" w14:paraId="0000012E" w14:textId="77777777">
      <w:pPr>
        <w:numPr>
          <w:ilvl w:val="0"/>
          <w:numId w:val="3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Establish a positive working relationship with external constituents.</w:t>
      </w:r>
    </w:p>
    <w:p w:rsidR="00CF38C5" w:rsidP="2F96AED0" w:rsidRDefault="00297369" w14:paraId="0000012F" w14:textId="77777777">
      <w:pPr>
        <w:numPr>
          <w:ilvl w:val="0"/>
          <w:numId w:val="37"/>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Assist</w:t>
      </w:r>
      <w:r w:rsidRPr="2F96AED0" w:rsidR="00297369">
        <w:rPr>
          <w:rFonts w:ascii="Times New Roman" w:hAnsi="Times New Roman" w:eastAsia="Times New Roman" w:cs="Times New Roman"/>
          <w:sz w:val="24"/>
          <w:szCs w:val="24"/>
          <w:lang w:val="en-US"/>
        </w:rPr>
        <w:t xml:space="preserve"> in the development of various IFC publications and outreach programs.</w:t>
      </w:r>
    </w:p>
    <w:p w:rsidR="00CF38C5" w:rsidRDefault="00297369" w14:paraId="00000130" w14:textId="77777777">
      <w:pPr>
        <w:numPr>
          <w:ilvl w:val="0"/>
          <w:numId w:val="3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Duties as assigned</w:t>
      </w:r>
    </w:p>
    <w:p w:rsidR="00CF38C5" w:rsidRDefault="00297369" w14:paraId="00000131" w14:textId="77777777">
      <w:pPr>
        <w:numPr>
          <w:ilvl w:val="0"/>
          <w:numId w:val="3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Lead the Greek Week committee in conjunction with the Panhellenic Association.</w:t>
      </w:r>
    </w:p>
    <w:p w:rsidR="00CF38C5" w:rsidRDefault="00CF38C5" w14:paraId="00000132" w14:textId="77777777">
      <w:pPr>
        <w:spacing w:line="240" w:lineRule="auto"/>
        <w:rPr>
          <w:rFonts w:ascii="Times New Roman" w:hAnsi="Times New Roman" w:eastAsia="Times New Roman" w:cs="Times New Roman"/>
          <w:b/>
          <w:sz w:val="24"/>
          <w:szCs w:val="24"/>
        </w:rPr>
      </w:pPr>
    </w:p>
    <w:p w:rsidR="00CF38C5" w:rsidP="2F96AED0" w:rsidRDefault="00297369" w14:paraId="00000133" w14:textId="77777777">
      <w:p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VIII.</w:t>
      </w:r>
      <w:r>
        <w:tab/>
      </w:r>
      <w:r w:rsidRPr="2F96AED0" w:rsidR="00297369">
        <w:rPr>
          <w:rFonts w:ascii="Times New Roman" w:hAnsi="Times New Roman" w:eastAsia="Times New Roman" w:cs="Times New Roman"/>
          <w:b w:val="1"/>
          <w:bCs w:val="1"/>
          <w:sz w:val="24"/>
          <w:szCs w:val="24"/>
          <w:lang w:val="en-US"/>
        </w:rPr>
        <w:t>IFC Vice President of Member Development</w:t>
      </w:r>
    </w:p>
    <w:p w:rsidR="00CF38C5" w:rsidRDefault="00297369" w14:paraId="00000134"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duties and responsibilities of the IFC Vice President of Member Development are as follows:</w:t>
      </w:r>
    </w:p>
    <w:p w:rsidR="00CF38C5" w:rsidRDefault="00297369" w14:paraId="00000135"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and report new member retention, academic, and involvement statistics.</w:t>
      </w:r>
    </w:p>
    <w:p w:rsidR="00CF38C5" w:rsidP="2F96AED0" w:rsidRDefault="00297369" w14:paraId="00000136" w14:textId="77777777">
      <w:pPr>
        <w:numPr>
          <w:ilvl w:val="0"/>
          <w:numId w:val="1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Develop best practices for new </w:t>
      </w:r>
      <w:r w:rsidRPr="2F96AED0" w:rsidR="00297369">
        <w:rPr>
          <w:rFonts w:ascii="Times New Roman" w:hAnsi="Times New Roman" w:eastAsia="Times New Roman" w:cs="Times New Roman"/>
          <w:sz w:val="24"/>
          <w:szCs w:val="24"/>
          <w:lang w:val="en-US"/>
        </w:rPr>
        <w:t>member</w:t>
      </w:r>
      <w:r w:rsidRPr="2F96AED0" w:rsidR="00297369">
        <w:rPr>
          <w:rFonts w:ascii="Times New Roman" w:hAnsi="Times New Roman" w:eastAsia="Times New Roman" w:cs="Times New Roman"/>
          <w:sz w:val="24"/>
          <w:szCs w:val="24"/>
          <w:lang w:val="en-US"/>
        </w:rPr>
        <w:t xml:space="preserve"> and member education programs for member chapters.</w:t>
      </w:r>
    </w:p>
    <w:p w:rsidR="00CF38C5" w:rsidRDefault="00297369" w14:paraId="00000137" w14:textId="692F783C">
      <w:pPr>
        <w:numPr>
          <w:ilvl w:val="0"/>
          <w:numId w:val="11"/>
        </w:numPr>
        <w:spacing w:line="240" w:lineRule="auto"/>
        <w:rPr>
          <w:rFonts w:ascii="Times New Roman" w:hAnsi="Times New Roman" w:eastAsia="Times New Roman" w:cs="Times New Roman"/>
          <w:sz w:val="24"/>
          <w:szCs w:val="24"/>
        </w:rPr>
      </w:pPr>
      <w:r w:rsidRPr="2C18AD21" w:rsidR="4EA20828">
        <w:rPr>
          <w:rFonts w:ascii="Times New Roman" w:hAnsi="Times New Roman" w:eastAsia="Times New Roman" w:cs="Times New Roman"/>
          <w:sz w:val="24"/>
          <w:szCs w:val="24"/>
        </w:rPr>
        <w:t>Organize, develop, and implement a new member orientation program</w:t>
      </w:r>
      <w:r w:rsidRPr="2C18AD21" w:rsidR="09441369">
        <w:rPr>
          <w:rFonts w:ascii="Times New Roman" w:hAnsi="Times New Roman" w:eastAsia="Times New Roman" w:cs="Times New Roman"/>
          <w:sz w:val="24"/>
          <w:szCs w:val="24"/>
        </w:rPr>
        <w:t>.</w:t>
      </w:r>
    </w:p>
    <w:p w:rsidR="00CF38C5" w:rsidRDefault="00297369" w14:paraId="00000138"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opportunities for continuing member education by collaborating with alumni, Furman University offices and departments, and student organizations to offer educational programming covering the following topics: academic achievement, alcohol consumption, career preparation, civic engagement, hazing, leadership development, sexual assault/abuse, and values and ethics.</w:t>
      </w:r>
    </w:p>
    <w:p w:rsidR="00CF38C5" w:rsidRDefault="00297369" w14:paraId="00000139"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advice and support to member chapter member development officers.</w:t>
      </w:r>
    </w:p>
    <w:p w:rsidR="00CF38C5" w:rsidP="2F96AED0" w:rsidRDefault="00297369" w14:paraId="0000013A" w14:textId="77777777">
      <w:pPr>
        <w:numPr>
          <w:ilvl w:val="0"/>
          <w:numId w:val="1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Coordinate diversity and inclusion programming for member chapters and promote inclusion within member chapters in order to make the fraternity community more welcoming and inclusive to individuals from diverse backgrounds.</w:t>
      </w:r>
    </w:p>
    <w:p w:rsidR="00CF38C5" w:rsidRDefault="00297369" w14:paraId="0000013B" w14:textId="77777777">
      <w:pPr>
        <w:numPr>
          <w:ilvl w:val="0"/>
          <w:numId w:val="1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and distribute information about campus diversity and inclusion programming and resources.</w:t>
      </w:r>
    </w:p>
    <w:p w:rsidR="00CF38C5" w:rsidP="2F96AED0" w:rsidRDefault="00297369" w14:paraId="0000013C" w14:textId="77777777">
      <w:pPr>
        <w:numPr>
          <w:ilvl w:val="0"/>
          <w:numId w:val="1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Build and </w:t>
      </w:r>
      <w:r w:rsidRPr="2F96AED0" w:rsidR="00297369">
        <w:rPr>
          <w:rFonts w:ascii="Times New Roman" w:hAnsi="Times New Roman" w:eastAsia="Times New Roman" w:cs="Times New Roman"/>
          <w:sz w:val="24"/>
          <w:szCs w:val="24"/>
          <w:lang w:val="en-US"/>
        </w:rPr>
        <w:t>maintain</w:t>
      </w:r>
      <w:r w:rsidRPr="2F96AED0" w:rsidR="00297369">
        <w:rPr>
          <w:rFonts w:ascii="Times New Roman" w:hAnsi="Times New Roman" w:eastAsia="Times New Roman" w:cs="Times New Roman"/>
          <w:sz w:val="24"/>
          <w:szCs w:val="24"/>
          <w:lang w:val="en-US"/>
        </w:rPr>
        <w:t xml:space="preserve"> relationships with faculty, academic offices, and/or departments that support diversity and inclusion.</w:t>
      </w:r>
    </w:p>
    <w:p w:rsidR="00CF38C5" w:rsidP="2C18AD21" w:rsidRDefault="00CF38C5" w14:paraId="00000178" w14:textId="091A7C5B">
      <w:pPr>
        <w:numPr>
          <w:ilvl w:val="0"/>
          <w:numId w:val="11"/>
        </w:numPr>
        <w:spacing w:line="240" w:lineRule="auto"/>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Provide advice and support to member chapter new member education officers and programming officers to provide diversity and inclusion programming.</w:t>
      </w:r>
    </w:p>
    <w:p w:rsidR="00CF38C5" w:rsidRDefault="00297369" w14:paraId="00000179"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XI: ROLE OF THE IFC ADVISOR</w:t>
      </w:r>
    </w:p>
    <w:p w:rsidR="00CF38C5" w:rsidRDefault="00CF38C5" w14:paraId="0000017A" w14:textId="77777777">
      <w:pPr>
        <w:spacing w:line="240" w:lineRule="auto"/>
        <w:jc w:val="center"/>
        <w:rPr>
          <w:rFonts w:ascii="Times New Roman" w:hAnsi="Times New Roman" w:eastAsia="Times New Roman" w:cs="Times New Roman"/>
          <w:b/>
          <w:sz w:val="24"/>
          <w:szCs w:val="24"/>
        </w:rPr>
      </w:pPr>
    </w:p>
    <w:p w:rsidR="00CF38C5" w:rsidRDefault="00297369" w14:paraId="0000017B"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Section 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Advisor</w:t>
      </w:r>
    </w:p>
    <w:p w:rsidR="00CF38C5" w:rsidP="2F96AED0" w:rsidRDefault="00297369" w14:paraId="0000017C"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IFC Advisor should work to support all NIC Standards, </w:t>
      </w:r>
      <w:r w:rsidRPr="2F96AED0" w:rsidR="00297369">
        <w:rPr>
          <w:rFonts w:ascii="Times New Roman" w:hAnsi="Times New Roman" w:eastAsia="Times New Roman" w:cs="Times New Roman"/>
          <w:sz w:val="24"/>
          <w:szCs w:val="24"/>
          <w:lang w:val="en-US"/>
        </w:rPr>
        <w:t>policies</w:t>
      </w:r>
      <w:r w:rsidRPr="2F96AED0" w:rsidR="00297369">
        <w:rPr>
          <w:rFonts w:ascii="Times New Roman" w:hAnsi="Times New Roman" w:eastAsia="Times New Roman" w:cs="Times New Roman"/>
          <w:sz w:val="24"/>
          <w:szCs w:val="24"/>
          <w:lang w:val="en-US"/>
        </w:rPr>
        <w:t xml:space="preserve"> and practices. In addition, </w:t>
      </w:r>
      <w:r w:rsidRPr="2F96AED0" w:rsidR="00297369">
        <w:rPr>
          <w:rFonts w:ascii="Times New Roman" w:hAnsi="Times New Roman" w:eastAsia="Times New Roman" w:cs="Times New Roman"/>
          <w:sz w:val="24"/>
          <w:szCs w:val="24"/>
          <w:lang w:val="en-US"/>
        </w:rPr>
        <w:t>in accordance with</w:t>
      </w:r>
      <w:r w:rsidRPr="2F96AED0" w:rsidR="00297369">
        <w:rPr>
          <w:rFonts w:ascii="Times New Roman" w:hAnsi="Times New Roman" w:eastAsia="Times New Roman" w:cs="Times New Roman"/>
          <w:sz w:val="24"/>
          <w:szCs w:val="24"/>
          <w:lang w:val="en-US"/>
        </w:rPr>
        <w:t xml:space="preserve"> the Standards and Guidelines for Fraternity and Sorority Advising Programs of the Council for the Advancement of Standards in Higher Education (CAS), the duties and responsibilities of the IFC Advisor are as follows:</w:t>
      </w:r>
    </w:p>
    <w:p w:rsidR="00CF38C5" w:rsidRDefault="00297369" w14:paraId="0000017D" w14:textId="77777777">
      <w:pPr>
        <w:numPr>
          <w:ilvl w:val="0"/>
          <w:numId w:val="3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Advise the IFC and its member chapters.</w:t>
      </w:r>
    </w:p>
    <w:p w:rsidR="00CF38C5" w:rsidRDefault="00297369" w14:paraId="0000017E" w14:textId="77777777">
      <w:pPr>
        <w:numPr>
          <w:ilvl w:val="0"/>
          <w:numId w:val="3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Advise and consult with the IFC Judicial Board on all conduct cases.</w:t>
      </w:r>
    </w:p>
    <w:p w:rsidR="00CF38C5" w:rsidP="2F96AED0" w:rsidRDefault="00297369" w14:paraId="0000017F" w14:textId="77777777">
      <w:pPr>
        <w:numPr>
          <w:ilvl w:val="0"/>
          <w:numId w:val="3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Advise</w:t>
      </w:r>
      <w:r w:rsidRPr="2F96AED0" w:rsidR="00297369">
        <w:rPr>
          <w:rFonts w:ascii="Times New Roman" w:hAnsi="Times New Roman" w:eastAsia="Times New Roman" w:cs="Times New Roman"/>
          <w:sz w:val="24"/>
          <w:szCs w:val="24"/>
          <w:lang w:val="en-US"/>
        </w:rPr>
        <w:t xml:space="preserve"> financial processes.</w:t>
      </w:r>
    </w:p>
    <w:p w:rsidR="00CF38C5" w:rsidRDefault="00297369" w14:paraId="00000180" w14:textId="77777777">
      <w:pPr>
        <w:numPr>
          <w:ilvl w:val="0"/>
          <w:numId w:val="3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Facilitate or provide resources, including potential presenters of campus or national renown to conduct workshops, programs, retreats, and seminars on relevant topics, including the following:</w:t>
      </w:r>
    </w:p>
    <w:p w:rsidR="00CF38C5" w:rsidRDefault="00297369" w14:paraId="00000181" w14:textId="77777777">
      <w:pPr>
        <w:numPr>
          <w:ilvl w:val="1"/>
          <w:numId w:val="3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Multicultural Competence</w:t>
      </w:r>
    </w:p>
    <w:p w:rsidR="00CF38C5" w:rsidRDefault="00297369" w14:paraId="00000182" w14:textId="77777777">
      <w:pPr>
        <w:numPr>
          <w:ilvl w:val="1"/>
          <w:numId w:val="3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Leadership Development</w:t>
      </w:r>
    </w:p>
    <w:p w:rsidR="00CF38C5" w:rsidRDefault="00297369" w14:paraId="00000183" w14:textId="77777777">
      <w:pPr>
        <w:numPr>
          <w:ilvl w:val="1"/>
          <w:numId w:val="3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Recruitment and Intake</w:t>
      </w:r>
    </w:p>
    <w:p w:rsidR="00CF38C5" w:rsidRDefault="00297369" w14:paraId="00000184" w14:textId="77777777">
      <w:pPr>
        <w:numPr>
          <w:ilvl w:val="1"/>
          <w:numId w:val="3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Risk Management</w:t>
      </w:r>
    </w:p>
    <w:p w:rsidR="00CF38C5" w:rsidP="2F96AED0" w:rsidRDefault="00297369" w14:paraId="00000185" w14:textId="77777777">
      <w:pPr>
        <w:numPr>
          <w:ilvl w:val="0"/>
          <w:numId w:val="3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Monitor membership and academic retention by member chapters and the entire community for purposes of improving academic support and recommending intervention strategies.</w:t>
      </w:r>
    </w:p>
    <w:p w:rsidR="00CF38C5" w:rsidP="2F96AED0" w:rsidRDefault="00297369" w14:paraId="00000186" w14:textId="77777777">
      <w:pPr>
        <w:numPr>
          <w:ilvl w:val="0"/>
          <w:numId w:val="3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Gather and </w:t>
      </w:r>
      <w:r w:rsidRPr="2F96AED0" w:rsidR="00297369">
        <w:rPr>
          <w:rFonts w:ascii="Times New Roman" w:hAnsi="Times New Roman" w:eastAsia="Times New Roman" w:cs="Times New Roman"/>
          <w:sz w:val="24"/>
          <w:szCs w:val="24"/>
          <w:lang w:val="en-US"/>
        </w:rPr>
        <w:t>disseminate</w:t>
      </w:r>
      <w:r w:rsidRPr="2F96AED0" w:rsidR="00297369">
        <w:rPr>
          <w:rFonts w:ascii="Times New Roman" w:hAnsi="Times New Roman" w:eastAsia="Times New Roman" w:cs="Times New Roman"/>
          <w:sz w:val="24"/>
          <w:szCs w:val="24"/>
          <w:lang w:val="en-US"/>
        </w:rPr>
        <w:t xml:space="preserve"> information via meetings, websites, newsletters, social media venues, and/or information bulletins to the various entities in fraternity life.</w:t>
      </w:r>
    </w:p>
    <w:p w:rsidR="00CF38C5" w:rsidP="2F96AED0" w:rsidRDefault="00297369" w14:paraId="00000187" w14:textId="77777777">
      <w:pPr>
        <w:numPr>
          <w:ilvl w:val="0"/>
          <w:numId w:val="3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Provide assistance</w:t>
      </w:r>
      <w:r w:rsidRPr="2F96AED0" w:rsidR="00297369">
        <w:rPr>
          <w:rFonts w:ascii="Times New Roman" w:hAnsi="Times New Roman" w:eastAsia="Times New Roman" w:cs="Times New Roman"/>
          <w:sz w:val="24"/>
          <w:szCs w:val="24"/>
          <w:lang w:val="en-US"/>
        </w:rPr>
        <w:t xml:space="preserve"> and advice in planning and assessing IFC and member chapter programs.</w:t>
      </w:r>
    </w:p>
    <w:p w:rsidR="00CF38C5" w:rsidP="2F96AED0" w:rsidRDefault="00297369" w14:paraId="00000188" w14:textId="77777777">
      <w:pPr>
        <w:numPr>
          <w:ilvl w:val="0"/>
          <w:numId w:val="3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Organize and </w:t>
      </w:r>
      <w:r w:rsidRPr="2F96AED0" w:rsidR="00297369">
        <w:rPr>
          <w:rFonts w:ascii="Times New Roman" w:hAnsi="Times New Roman" w:eastAsia="Times New Roman" w:cs="Times New Roman"/>
          <w:sz w:val="24"/>
          <w:szCs w:val="24"/>
          <w:lang w:val="en-US"/>
        </w:rPr>
        <w:t>facilitate</w:t>
      </w:r>
      <w:r w:rsidRPr="2F96AED0" w:rsidR="00297369">
        <w:rPr>
          <w:rFonts w:ascii="Times New Roman" w:hAnsi="Times New Roman" w:eastAsia="Times New Roman" w:cs="Times New Roman"/>
          <w:sz w:val="24"/>
          <w:szCs w:val="24"/>
          <w:lang w:val="en-US"/>
        </w:rPr>
        <w:t xml:space="preserve"> leadership programs, retreats, and workshops.</w:t>
      </w:r>
    </w:p>
    <w:p w:rsidR="00CF38C5" w:rsidP="2F96AED0" w:rsidRDefault="00297369" w14:paraId="00000189" w14:textId="77777777">
      <w:pPr>
        <w:numPr>
          <w:ilvl w:val="0"/>
          <w:numId w:val="3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Connect the Members and New Members of member chapters to leadership opportunities across campus, in the local community, and within </w:t>
      </w:r>
      <w:r w:rsidRPr="2F96AED0" w:rsidR="00297369">
        <w:rPr>
          <w:rFonts w:ascii="Times New Roman" w:hAnsi="Times New Roman" w:eastAsia="Times New Roman" w:cs="Times New Roman"/>
          <w:sz w:val="24"/>
          <w:szCs w:val="24"/>
          <w:lang w:val="en-US"/>
        </w:rPr>
        <w:t>their</w:t>
      </w:r>
      <w:r w:rsidRPr="2F96AED0" w:rsidR="00297369">
        <w:rPr>
          <w:rFonts w:ascii="Times New Roman" w:hAnsi="Times New Roman" w:eastAsia="Times New Roman" w:cs="Times New Roman"/>
          <w:sz w:val="24"/>
          <w:szCs w:val="24"/>
          <w:lang w:val="en-US"/>
        </w:rPr>
        <w:t xml:space="preserve"> inter/national organizations.</w:t>
      </w:r>
    </w:p>
    <w:p w:rsidR="00CF38C5" w:rsidP="2F96AED0" w:rsidRDefault="00297369" w14:paraId="0000018A" w14:textId="77777777">
      <w:pPr>
        <w:numPr>
          <w:ilvl w:val="0"/>
          <w:numId w:val="32"/>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Publish or share documents that focus on current events, leadership opportunities, trends, and other information </w:t>
      </w:r>
      <w:r w:rsidRPr="2F96AED0" w:rsidR="00297369">
        <w:rPr>
          <w:rFonts w:ascii="Times New Roman" w:hAnsi="Times New Roman" w:eastAsia="Times New Roman" w:cs="Times New Roman"/>
          <w:sz w:val="24"/>
          <w:szCs w:val="24"/>
          <w:lang w:val="en-US"/>
        </w:rPr>
        <w:t>regarding</w:t>
      </w:r>
      <w:r w:rsidRPr="2F96AED0" w:rsidR="00297369">
        <w:rPr>
          <w:rFonts w:ascii="Times New Roman" w:hAnsi="Times New Roman" w:eastAsia="Times New Roman" w:cs="Times New Roman"/>
          <w:sz w:val="24"/>
          <w:szCs w:val="24"/>
          <w:lang w:val="en-US"/>
        </w:rPr>
        <w:t xml:space="preserve"> fraternity life.</w:t>
      </w:r>
    </w:p>
    <w:p w:rsidR="00CF38C5" w:rsidRDefault="00297369" w14:paraId="0000018B" w14:textId="77777777">
      <w:pPr>
        <w:numPr>
          <w:ilvl w:val="0"/>
          <w:numId w:val="3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Provide for the recording and archiving of information about the fraternal community and encourage member chapter leaders to do the same within their organizations.</w:t>
      </w:r>
    </w:p>
    <w:p w:rsidR="00CF38C5" w:rsidRDefault="00CF38C5" w14:paraId="0000018C" w14:textId="77777777">
      <w:pPr>
        <w:spacing w:line="240" w:lineRule="auto"/>
        <w:rPr>
          <w:rFonts w:ascii="Times New Roman" w:hAnsi="Times New Roman" w:eastAsia="Times New Roman" w:cs="Times New Roman"/>
          <w:b/>
          <w:sz w:val="24"/>
          <w:szCs w:val="24"/>
        </w:rPr>
      </w:pPr>
    </w:p>
    <w:p w:rsidR="00CF38C5" w:rsidRDefault="00297369" w14:paraId="0000018D"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XII: CONSTITUTIONAL AMENDMENTS</w:t>
      </w:r>
    </w:p>
    <w:p w:rsidR="00CF38C5" w:rsidRDefault="00CF38C5" w14:paraId="0000018E" w14:textId="77777777">
      <w:pPr>
        <w:spacing w:line="240" w:lineRule="auto"/>
        <w:jc w:val="center"/>
        <w:rPr>
          <w:rFonts w:ascii="Times New Roman" w:hAnsi="Times New Roman" w:eastAsia="Times New Roman" w:cs="Times New Roman"/>
          <w:b/>
          <w:sz w:val="24"/>
          <w:szCs w:val="24"/>
        </w:rPr>
      </w:pPr>
    </w:p>
    <w:p w:rsidR="00CF38C5" w:rsidP="2F96AED0" w:rsidRDefault="00297369" w14:paraId="0000018F"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w:t>
      </w:r>
      <w:r>
        <w:tab/>
      </w:r>
      <w:r w:rsidRPr="2F96AED0" w:rsidR="00297369">
        <w:rPr>
          <w:rFonts w:ascii="Times New Roman" w:hAnsi="Times New Roman" w:eastAsia="Times New Roman" w:cs="Times New Roman"/>
          <w:b w:val="1"/>
          <w:bCs w:val="1"/>
          <w:sz w:val="24"/>
          <w:szCs w:val="24"/>
          <w:lang w:val="en-US"/>
        </w:rPr>
        <w:t>Constitutional</w:t>
      </w:r>
      <w:r w:rsidRPr="2F96AED0" w:rsidR="00297369">
        <w:rPr>
          <w:rFonts w:ascii="Times New Roman" w:hAnsi="Times New Roman" w:eastAsia="Times New Roman" w:cs="Times New Roman"/>
          <w:b w:val="1"/>
          <w:bCs w:val="1"/>
          <w:sz w:val="24"/>
          <w:szCs w:val="24"/>
          <w:lang w:val="en-US"/>
        </w:rPr>
        <w:t xml:space="preserve"> Amendments and Bylaws</w:t>
      </w:r>
    </w:p>
    <w:p w:rsidR="00CF38C5" w:rsidRDefault="00297369" w14:paraId="00000190"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Constitution and Bylaws may be amended by a two-thirds (2/3) affirmative vote of the IFC General Body provided notice of the proposed amendment has been provided to member chapters at the preceding regularly scheduled business meeting of the IFC General Body. </w:t>
      </w:r>
    </w:p>
    <w:p w:rsidR="00CF38C5" w:rsidRDefault="00CF38C5" w14:paraId="00000191" w14:textId="77777777">
      <w:pPr>
        <w:spacing w:line="240" w:lineRule="auto"/>
        <w:rPr>
          <w:rFonts w:ascii="Times New Roman" w:hAnsi="Times New Roman" w:eastAsia="Times New Roman" w:cs="Times New Roman"/>
          <w:sz w:val="24"/>
          <w:szCs w:val="24"/>
        </w:rPr>
      </w:pPr>
    </w:p>
    <w:p w:rsidR="00CF38C5" w:rsidP="2F96AED0" w:rsidRDefault="00297369" w14:paraId="00000192"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II.</w:t>
      </w:r>
      <w:r>
        <w:tab/>
      </w:r>
      <w:r w:rsidRPr="2F96AED0" w:rsidR="00297369">
        <w:rPr>
          <w:rFonts w:ascii="Times New Roman" w:hAnsi="Times New Roman" w:eastAsia="Times New Roman" w:cs="Times New Roman"/>
          <w:b w:val="1"/>
          <w:bCs w:val="1"/>
          <w:sz w:val="24"/>
          <w:szCs w:val="24"/>
          <w:lang w:val="en-US"/>
        </w:rPr>
        <w:t>Adoption</w:t>
      </w:r>
    </w:p>
    <w:p w:rsidR="00CF38C5" w:rsidP="2F96AED0" w:rsidRDefault="00297369" w14:paraId="00000193"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This Constitution shall become effective and shall supersede all </w:t>
      </w:r>
      <w:r w:rsidRPr="2F96AED0" w:rsidR="00297369">
        <w:rPr>
          <w:rFonts w:ascii="Times New Roman" w:hAnsi="Times New Roman" w:eastAsia="Times New Roman" w:cs="Times New Roman"/>
          <w:sz w:val="24"/>
          <w:szCs w:val="24"/>
          <w:lang w:val="en-US"/>
        </w:rPr>
        <w:t>previous</w:t>
      </w:r>
      <w:r w:rsidRPr="2F96AED0" w:rsidR="00297369">
        <w:rPr>
          <w:rFonts w:ascii="Times New Roman" w:hAnsi="Times New Roman" w:eastAsia="Times New Roman" w:cs="Times New Roman"/>
          <w:sz w:val="24"/>
          <w:szCs w:val="24"/>
          <w:lang w:val="en-US"/>
        </w:rPr>
        <w:t xml:space="preserve"> Constitutions of the IFC when adopted by a two-thirds (2/3) affirmative vote of the IFC General Body.</w:t>
      </w:r>
    </w:p>
    <w:p w:rsidR="00CF38C5" w:rsidRDefault="00CF38C5" w14:paraId="00000194" w14:textId="77777777">
      <w:pPr>
        <w:spacing w:line="240" w:lineRule="auto"/>
        <w:ind w:left="360"/>
        <w:rPr>
          <w:rFonts w:ascii="Times New Roman" w:hAnsi="Times New Roman" w:eastAsia="Times New Roman" w:cs="Times New Roman"/>
          <w:sz w:val="24"/>
          <w:szCs w:val="24"/>
        </w:rPr>
      </w:pPr>
    </w:p>
    <w:p w:rsidR="00CF38C5" w:rsidRDefault="00297369" w14:paraId="00000195"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XIII: MEMBERSHIP RECRUITMENT</w:t>
      </w:r>
    </w:p>
    <w:p w:rsidR="00CF38C5" w:rsidRDefault="00CF38C5" w14:paraId="00000196" w14:textId="77777777">
      <w:pPr>
        <w:spacing w:line="240" w:lineRule="auto"/>
        <w:jc w:val="center"/>
        <w:rPr>
          <w:rFonts w:ascii="Times New Roman" w:hAnsi="Times New Roman" w:eastAsia="Times New Roman" w:cs="Times New Roman"/>
          <w:b/>
          <w:sz w:val="24"/>
          <w:szCs w:val="24"/>
        </w:rPr>
      </w:pPr>
    </w:p>
    <w:p w:rsidR="00CF38C5" w:rsidP="2F96AED0" w:rsidRDefault="00297369" w14:paraId="00000197"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w:t>
      </w:r>
      <w:r>
        <w:tab/>
      </w:r>
      <w:r w:rsidRPr="2F96AED0" w:rsidR="00297369">
        <w:rPr>
          <w:rFonts w:ascii="Times New Roman" w:hAnsi="Times New Roman" w:eastAsia="Times New Roman" w:cs="Times New Roman"/>
          <w:b w:val="1"/>
          <w:bCs w:val="1"/>
          <w:sz w:val="24"/>
          <w:szCs w:val="24"/>
          <w:lang w:val="en-US"/>
        </w:rPr>
        <w:t>Eligibility</w:t>
      </w:r>
    </w:p>
    <w:p w:rsidR="00CF38C5" w:rsidRDefault="00297369" w14:paraId="00000198"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A male student must meet the following qualifications to be eligible for membership in a fraternity:</w:t>
      </w:r>
    </w:p>
    <w:p w:rsidR="00CF38C5" w:rsidRDefault="00297369" w14:paraId="00000199" w14:textId="77777777">
      <w:pPr>
        <w:numPr>
          <w:ilvl w:val="0"/>
          <w:numId w:val="52"/>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Must have earned 12 credit hours as recognized by Furman University.</w:t>
      </w:r>
    </w:p>
    <w:p w:rsidR="00CF38C5" w:rsidRDefault="00297369" w14:paraId="0000019A" w14:textId="77777777">
      <w:pPr>
        <w:numPr>
          <w:ilvl w:val="0"/>
          <w:numId w:val="52"/>
        </w:numPr>
        <w:spacing w:after="200"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Must have an overall grade-point average of</w:t>
      </w:r>
      <w:commentRangeStart w:id="18"/>
      <w:r>
        <w:rPr>
          <w:rFonts w:ascii="Times New Roman" w:hAnsi="Times New Roman" w:eastAsia="Times New Roman" w:cs="Times New Roman"/>
          <w:sz w:val="24"/>
          <w:szCs w:val="24"/>
        </w:rPr>
        <w:t xml:space="preserve"> 2.50 or higher.</w:t>
      </w:r>
      <w:commentRangeEnd w:id="18"/>
      <w:r>
        <w:commentReference w:id="18"/>
      </w:r>
    </w:p>
    <w:p w:rsidR="00CF38C5" w:rsidRDefault="00297369" w14:paraId="0000019B"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Meeting eligibility requirements does not guarantee a student will receive a bid, and additionally, receiving a bid does not guarantee a student full membership with any fraternity.</w:t>
      </w:r>
    </w:p>
    <w:p w:rsidR="00CF38C5" w:rsidRDefault="00CF38C5" w14:paraId="0000019C" w14:textId="77777777">
      <w:pPr>
        <w:spacing w:line="240" w:lineRule="auto"/>
        <w:rPr>
          <w:rFonts w:ascii="Times New Roman" w:hAnsi="Times New Roman" w:eastAsia="Times New Roman" w:cs="Times New Roman"/>
          <w:b/>
          <w:sz w:val="24"/>
          <w:szCs w:val="24"/>
        </w:rPr>
      </w:pPr>
    </w:p>
    <w:p w:rsidR="00CF38C5" w:rsidP="2C18AD21" w:rsidRDefault="00297369" w14:paraId="000001A2" w14:textId="6E2272EB">
      <w:pPr>
        <w:pStyle w:val="Normal"/>
        <w:spacing w:line="240" w:lineRule="auto"/>
        <w:rPr>
          <w:rFonts w:ascii="Times New Roman" w:hAnsi="Times New Roman" w:eastAsia="Times New Roman" w:cs="Times New Roman"/>
          <w:b w:val="1"/>
          <w:bCs w:val="1"/>
          <w:sz w:val="24"/>
          <w:szCs w:val="24"/>
          <w:lang w:val="en-US"/>
        </w:rPr>
      </w:pPr>
      <w:r w:rsidRPr="2C18AD21" w:rsidR="4EA20828">
        <w:rPr>
          <w:rFonts w:ascii="Times New Roman" w:hAnsi="Times New Roman" w:eastAsia="Times New Roman" w:cs="Times New Roman"/>
          <w:b w:val="1"/>
          <w:bCs w:val="1"/>
          <w:sz w:val="24"/>
          <w:szCs w:val="24"/>
          <w:lang w:val="en-US"/>
        </w:rPr>
        <w:t xml:space="preserve">Section </w:t>
      </w:r>
      <w:r w:rsidRPr="2C18AD21" w:rsidR="4EA20828">
        <w:rPr>
          <w:rFonts w:ascii="Times New Roman" w:hAnsi="Times New Roman" w:eastAsia="Times New Roman" w:cs="Times New Roman"/>
          <w:b w:val="1"/>
          <w:bCs w:val="1"/>
          <w:sz w:val="24"/>
          <w:szCs w:val="24"/>
          <w:lang w:val="en-US"/>
        </w:rPr>
        <w:t>I</w:t>
      </w:r>
      <w:r w:rsidRPr="2C18AD21" w:rsidR="4EA20828">
        <w:rPr>
          <w:rFonts w:ascii="Times New Roman" w:hAnsi="Times New Roman" w:eastAsia="Times New Roman" w:cs="Times New Roman"/>
          <w:b w:val="1"/>
          <w:bCs w:val="1"/>
          <w:sz w:val="24"/>
          <w:szCs w:val="24"/>
          <w:lang w:val="en-US"/>
        </w:rPr>
        <w:t>I.</w:t>
      </w:r>
      <w:r>
        <w:tab/>
      </w:r>
      <w:r w:rsidRPr="2C18AD21" w:rsidR="4EA20828">
        <w:rPr>
          <w:rFonts w:ascii="Times New Roman" w:hAnsi="Times New Roman" w:eastAsia="Times New Roman" w:cs="Times New Roman"/>
          <w:b w:val="1"/>
          <w:bCs w:val="1"/>
          <w:sz w:val="24"/>
          <w:szCs w:val="24"/>
          <w:lang w:val="en-US"/>
        </w:rPr>
        <w:t xml:space="preserve"> Recruitment</w:t>
      </w:r>
      <w:commentRangeStart w:id="508153445"/>
      <w:commentRangeEnd w:id="508153445"/>
      <w:r>
        <w:rPr>
          <w:rStyle w:val="CommentReference"/>
        </w:rPr>
        <w:commentReference w:id="508153445"/>
      </w:r>
    </w:p>
    <w:p w:rsidR="00CF38C5" w:rsidRDefault="00297369" w14:paraId="000001A3"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Formal recruitment shall consist of, but not be limited to, the following events:</w:t>
      </w:r>
    </w:p>
    <w:p w:rsidR="00CF38C5" w:rsidP="2C18AD21" w:rsidRDefault="00297369" w14:paraId="000001A5" w14:textId="6B4D6BA0">
      <w:pPr>
        <w:pStyle w:val="Normal"/>
        <w:numPr>
          <w:ilvl w:val="0"/>
          <w:numId w:val="76"/>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 xml:space="preserve">Recruitment Orientation: During the first night of the week of Formal Recruitment, there shall be an orientation for all male students registered for recruitment. This orientation is mandatory for all potential new members. Recruitment schedules and rules will be </w:t>
      </w:r>
      <w:r w:rsidRPr="2C18AD21" w:rsidR="4EA20828">
        <w:rPr>
          <w:rFonts w:ascii="Times New Roman" w:hAnsi="Times New Roman" w:eastAsia="Times New Roman" w:cs="Times New Roman"/>
          <w:sz w:val="24"/>
          <w:szCs w:val="24"/>
          <w:lang w:val="en-US"/>
        </w:rPr>
        <w:t>presented</w:t>
      </w:r>
      <w:r w:rsidRPr="2C18AD21" w:rsidR="4EA20828">
        <w:rPr>
          <w:rFonts w:ascii="Times New Roman" w:hAnsi="Times New Roman" w:eastAsia="Times New Roman" w:cs="Times New Roman"/>
          <w:sz w:val="24"/>
          <w:szCs w:val="24"/>
          <w:lang w:val="en-US"/>
        </w:rPr>
        <w:t xml:space="preserve"> and each chapter will give a short presentation </w:t>
      </w:r>
      <w:r w:rsidRPr="2C18AD21" w:rsidR="54FF320D">
        <w:rPr>
          <w:rFonts w:ascii="Times New Roman" w:hAnsi="Times New Roman" w:eastAsia="Times New Roman" w:cs="Times New Roman"/>
          <w:sz w:val="24"/>
          <w:szCs w:val="24"/>
          <w:lang w:val="en-US"/>
        </w:rPr>
        <w:t>not limited to</w:t>
      </w:r>
      <w:r w:rsidRPr="2C18AD21" w:rsidR="4EA20828">
        <w:rPr>
          <w:rFonts w:ascii="Times New Roman" w:hAnsi="Times New Roman" w:eastAsia="Times New Roman" w:cs="Times New Roman"/>
          <w:sz w:val="24"/>
          <w:szCs w:val="24"/>
          <w:lang w:val="en-US"/>
        </w:rPr>
        <w:t xml:space="preserve"> the chapter’s most recent GPA, the amount of semester and yearly dues, and the expectations of each member.</w:t>
      </w:r>
      <w:r w:rsidRPr="2C18AD21" w:rsidR="35097AA1">
        <w:rPr>
          <w:rFonts w:ascii="Times New Roman" w:hAnsi="Times New Roman" w:eastAsia="Times New Roman" w:cs="Times New Roman"/>
          <w:sz w:val="24"/>
          <w:szCs w:val="24"/>
          <w:lang w:val="en-US"/>
        </w:rPr>
        <w:t xml:space="preserve"> Th</w:t>
      </w:r>
      <w:r w:rsidRPr="2C18AD21" w:rsidR="35097AA1">
        <w:rPr>
          <w:rFonts w:ascii="Times New Roman" w:hAnsi="Times New Roman" w:eastAsia="Times New Roman" w:cs="Times New Roman"/>
          <w:sz w:val="24"/>
          <w:szCs w:val="24"/>
          <w:lang w:val="en-US"/>
        </w:rPr>
        <w:t>e end of this event</w:t>
      </w:r>
      <w:r w:rsidRPr="2C18AD21" w:rsidR="35097AA1">
        <w:rPr>
          <w:rFonts w:ascii="Times New Roman" w:hAnsi="Times New Roman" w:eastAsia="Times New Roman" w:cs="Times New Roman"/>
          <w:sz w:val="24"/>
          <w:szCs w:val="24"/>
          <w:lang w:val="en-US"/>
        </w:rPr>
        <w:t xml:space="preserve"> will be the deadline for </w:t>
      </w:r>
      <w:r w:rsidRPr="2C18AD21" w:rsidR="35097AA1">
        <w:rPr>
          <w:rFonts w:ascii="Times New Roman" w:hAnsi="Times New Roman" w:eastAsia="Times New Roman" w:cs="Times New Roman"/>
          <w:sz w:val="24"/>
          <w:szCs w:val="24"/>
          <w:lang w:val="en-US"/>
        </w:rPr>
        <w:t xml:space="preserve">each Potential New Member to </w:t>
      </w:r>
      <w:r w:rsidRPr="2C18AD21" w:rsidR="35097AA1">
        <w:rPr>
          <w:rFonts w:ascii="Times New Roman" w:hAnsi="Times New Roman" w:eastAsia="Times New Roman" w:cs="Times New Roman"/>
          <w:sz w:val="24"/>
          <w:szCs w:val="24"/>
          <w:lang w:val="en-US"/>
        </w:rPr>
        <w:t>submit</w:t>
      </w:r>
      <w:r w:rsidRPr="2C18AD21" w:rsidR="35097AA1">
        <w:rPr>
          <w:rFonts w:ascii="Times New Roman" w:hAnsi="Times New Roman" w:eastAsia="Times New Roman" w:cs="Times New Roman"/>
          <w:sz w:val="24"/>
          <w:szCs w:val="24"/>
          <w:lang w:val="en-US"/>
        </w:rPr>
        <w:t xml:space="preserve"> their required Recruitment Fee</w:t>
      </w:r>
      <w:r w:rsidRPr="2C18AD21" w:rsidR="3EB49C2E">
        <w:rPr>
          <w:rFonts w:ascii="Times New Roman" w:hAnsi="Times New Roman" w:eastAsia="Times New Roman" w:cs="Times New Roman"/>
          <w:sz w:val="24"/>
          <w:szCs w:val="24"/>
          <w:lang w:val="en-US"/>
        </w:rPr>
        <w:t>, set at the discretion of the IFC.</w:t>
      </w:r>
    </w:p>
    <w:p w:rsidR="234D87FA" w:rsidP="7825BD88" w:rsidRDefault="234D87FA" w14:paraId="1B48FEA3" w14:textId="2D69DA1C">
      <w:pPr>
        <w:numPr>
          <w:ilvl w:val="0"/>
          <w:numId w:val="35"/>
        </w:numPr>
        <w:spacing w:line="240" w:lineRule="auto"/>
        <w:rPr>
          <w:rFonts w:ascii="Times New Roman" w:hAnsi="Times New Roman" w:eastAsia="Times New Roman" w:cs="Times New Roman"/>
          <w:sz w:val="24"/>
          <w:szCs w:val="24"/>
          <w:lang w:val="en-US"/>
        </w:rPr>
      </w:pPr>
      <w:r w:rsidRPr="2C18AD21" w:rsidR="2A06BEAD">
        <w:rPr>
          <w:rFonts w:ascii="Times New Roman" w:hAnsi="Times New Roman" w:eastAsia="Times New Roman" w:cs="Times New Roman"/>
          <w:sz w:val="24"/>
          <w:szCs w:val="24"/>
          <w:lang w:val="en-US"/>
        </w:rPr>
        <w:t>Meet the Chapters:</w:t>
      </w:r>
      <w:r w:rsidRPr="2C18AD21" w:rsidR="2CF2E212">
        <w:rPr>
          <w:rFonts w:ascii="Times New Roman" w:hAnsi="Times New Roman" w:eastAsia="Times New Roman" w:cs="Times New Roman"/>
          <w:sz w:val="24"/>
          <w:szCs w:val="24"/>
          <w:lang w:val="en-US"/>
        </w:rPr>
        <w:t xml:space="preserve"> Groups of potential new members will rotate through each fraternity’s designated space </w:t>
      </w:r>
      <w:r w:rsidRPr="2C18AD21" w:rsidR="47C19527">
        <w:rPr>
          <w:rFonts w:ascii="Times New Roman" w:hAnsi="Times New Roman" w:eastAsia="Times New Roman" w:cs="Times New Roman"/>
          <w:sz w:val="24"/>
          <w:szCs w:val="24"/>
          <w:lang w:val="en-US"/>
        </w:rPr>
        <w:t xml:space="preserve">across campus in </w:t>
      </w:r>
      <w:r w:rsidRPr="2C18AD21" w:rsidR="2E056EB3">
        <w:rPr>
          <w:rFonts w:ascii="Times New Roman" w:hAnsi="Times New Roman" w:eastAsia="Times New Roman" w:cs="Times New Roman"/>
          <w:sz w:val="24"/>
          <w:szCs w:val="24"/>
          <w:lang w:val="en-US"/>
        </w:rPr>
        <w:t>academic</w:t>
      </w:r>
      <w:r w:rsidRPr="2C18AD21" w:rsidR="47C19527">
        <w:rPr>
          <w:rFonts w:ascii="Times New Roman" w:hAnsi="Times New Roman" w:eastAsia="Times New Roman" w:cs="Times New Roman"/>
          <w:sz w:val="24"/>
          <w:szCs w:val="24"/>
          <w:lang w:val="en-US"/>
        </w:rPr>
        <w:t xml:space="preserve"> buildings </w:t>
      </w:r>
      <w:r w:rsidRPr="2C18AD21" w:rsidR="2CF2E212">
        <w:rPr>
          <w:rFonts w:ascii="Times New Roman" w:hAnsi="Times New Roman" w:eastAsia="Times New Roman" w:cs="Times New Roman"/>
          <w:sz w:val="24"/>
          <w:szCs w:val="24"/>
          <w:lang w:val="en-US"/>
        </w:rPr>
        <w:t xml:space="preserve">for a set period of time as </w:t>
      </w:r>
      <w:r w:rsidRPr="2C18AD21" w:rsidR="0A523889">
        <w:rPr>
          <w:rFonts w:ascii="Times New Roman" w:hAnsi="Times New Roman" w:eastAsia="Times New Roman" w:cs="Times New Roman"/>
          <w:sz w:val="24"/>
          <w:szCs w:val="24"/>
          <w:lang w:val="en-US"/>
        </w:rPr>
        <w:t>determined</w:t>
      </w:r>
      <w:r w:rsidRPr="2C18AD21" w:rsidR="2CF2E212">
        <w:rPr>
          <w:rFonts w:ascii="Times New Roman" w:hAnsi="Times New Roman" w:eastAsia="Times New Roman" w:cs="Times New Roman"/>
          <w:sz w:val="24"/>
          <w:szCs w:val="24"/>
          <w:lang w:val="en-US"/>
        </w:rPr>
        <w:t xml:space="preserve"> by the IFC</w:t>
      </w:r>
      <w:r w:rsidRPr="2C18AD21" w:rsidR="6549661A">
        <w:rPr>
          <w:rFonts w:ascii="Times New Roman" w:hAnsi="Times New Roman" w:eastAsia="Times New Roman" w:cs="Times New Roman"/>
          <w:sz w:val="24"/>
          <w:szCs w:val="24"/>
          <w:lang w:val="en-US"/>
        </w:rPr>
        <w:t>.</w:t>
      </w:r>
      <w:r w:rsidRPr="2C18AD21" w:rsidR="6549661A">
        <w:rPr>
          <w:rFonts w:ascii="Times New Roman" w:hAnsi="Times New Roman" w:eastAsia="Times New Roman" w:cs="Times New Roman"/>
          <w:sz w:val="24"/>
          <w:szCs w:val="24"/>
          <w:lang w:val="en-US"/>
        </w:rPr>
        <w:t xml:space="preserve"> </w:t>
      </w:r>
      <w:r w:rsidRPr="2C18AD21" w:rsidR="14048438">
        <w:rPr>
          <w:rFonts w:ascii="Times New Roman" w:hAnsi="Times New Roman" w:eastAsia="Times New Roman" w:cs="Times New Roman"/>
          <w:sz w:val="24"/>
          <w:szCs w:val="24"/>
          <w:lang w:val="en-US"/>
        </w:rPr>
        <w:t>Each fraternity will be able to give a short presentation highlighting specific information on what makes their chapter distinct.</w:t>
      </w:r>
    </w:p>
    <w:p w:rsidR="2A06BEAD" w:rsidP="2C18AD21" w:rsidRDefault="2A06BEAD" w14:paraId="16763738" w14:textId="55EBC59C">
      <w:pPr>
        <w:numPr>
          <w:ilvl w:val="0"/>
          <w:numId w:val="35"/>
        </w:numPr>
        <w:spacing w:line="240" w:lineRule="auto"/>
        <w:rPr>
          <w:rFonts w:ascii="Times New Roman" w:hAnsi="Times New Roman" w:eastAsia="Times New Roman" w:cs="Times New Roman"/>
          <w:sz w:val="24"/>
          <w:szCs w:val="24"/>
          <w:lang w:val="en-US"/>
        </w:rPr>
      </w:pPr>
      <w:r w:rsidRPr="2C18AD21" w:rsidR="2A06BEAD">
        <w:rPr>
          <w:rFonts w:ascii="Times New Roman" w:hAnsi="Times New Roman" w:eastAsia="Times New Roman" w:cs="Times New Roman"/>
          <w:sz w:val="24"/>
          <w:szCs w:val="24"/>
          <w:lang w:val="en-US"/>
        </w:rPr>
        <w:t>Brotherhood Round:</w:t>
      </w:r>
      <w:r w:rsidRPr="2C18AD21" w:rsidR="07F5DEF7">
        <w:rPr>
          <w:rFonts w:ascii="Times New Roman" w:hAnsi="Times New Roman" w:eastAsia="Times New Roman" w:cs="Times New Roman"/>
          <w:sz w:val="24"/>
          <w:szCs w:val="24"/>
          <w:lang w:val="en-US"/>
        </w:rPr>
        <w:t xml:space="preserve"> The format of the Brotherhood </w:t>
      </w:r>
      <w:r w:rsidRPr="2C18AD21" w:rsidR="07F5DEF7">
        <w:rPr>
          <w:rFonts w:ascii="Times New Roman" w:hAnsi="Times New Roman" w:eastAsia="Times New Roman" w:cs="Times New Roman"/>
          <w:sz w:val="24"/>
          <w:szCs w:val="24"/>
          <w:lang w:val="en-US"/>
        </w:rPr>
        <w:t>round wi</w:t>
      </w:r>
      <w:r w:rsidRPr="2C18AD21" w:rsidR="10ADD109">
        <w:rPr>
          <w:rFonts w:ascii="Times New Roman" w:hAnsi="Times New Roman" w:eastAsia="Times New Roman" w:cs="Times New Roman"/>
          <w:sz w:val="24"/>
          <w:szCs w:val="24"/>
          <w:lang w:val="en-US"/>
        </w:rPr>
        <w:t>ll</w:t>
      </w:r>
      <w:r w:rsidRPr="2C18AD21" w:rsidR="07F5DEF7">
        <w:rPr>
          <w:rFonts w:ascii="Times New Roman" w:hAnsi="Times New Roman" w:eastAsia="Times New Roman" w:cs="Times New Roman"/>
          <w:sz w:val="24"/>
          <w:szCs w:val="24"/>
          <w:lang w:val="en-US"/>
        </w:rPr>
        <w:t xml:space="preserve"> </w:t>
      </w:r>
      <w:r w:rsidRPr="2C18AD21" w:rsidR="07F5DEF7">
        <w:rPr>
          <w:rFonts w:ascii="Times New Roman" w:hAnsi="Times New Roman" w:eastAsia="Times New Roman" w:cs="Times New Roman"/>
          <w:sz w:val="24"/>
          <w:szCs w:val="24"/>
          <w:lang w:val="en-US"/>
        </w:rPr>
        <w:t>follow</w:t>
      </w:r>
      <w:r w:rsidRPr="2C18AD21" w:rsidR="07F5DEF7">
        <w:rPr>
          <w:rFonts w:ascii="Times New Roman" w:hAnsi="Times New Roman" w:eastAsia="Times New Roman" w:cs="Times New Roman"/>
          <w:sz w:val="24"/>
          <w:szCs w:val="24"/>
          <w:lang w:val="en-US"/>
        </w:rPr>
        <w:t xml:space="preserve"> the same schedule and locations</w:t>
      </w:r>
      <w:r w:rsidRPr="2C18AD21" w:rsidR="67BA2059">
        <w:rPr>
          <w:rFonts w:ascii="Times New Roman" w:hAnsi="Times New Roman" w:eastAsia="Times New Roman" w:cs="Times New Roman"/>
          <w:sz w:val="24"/>
          <w:szCs w:val="24"/>
          <w:lang w:val="en-US"/>
        </w:rPr>
        <w:t xml:space="preserve"> (as the circumstances allow)</w:t>
      </w:r>
      <w:r w:rsidRPr="2C18AD21" w:rsidR="07F5DEF7">
        <w:rPr>
          <w:rFonts w:ascii="Times New Roman" w:hAnsi="Times New Roman" w:eastAsia="Times New Roman" w:cs="Times New Roman"/>
          <w:sz w:val="24"/>
          <w:szCs w:val="24"/>
          <w:lang w:val="en-US"/>
        </w:rPr>
        <w:t xml:space="preserve"> as the Meet the Chapters round. Each fraternity </w:t>
      </w:r>
      <w:r w:rsidRPr="2C18AD21" w:rsidR="07F5DEF7">
        <w:rPr>
          <w:rFonts w:ascii="Times New Roman" w:hAnsi="Times New Roman" w:eastAsia="Times New Roman" w:cs="Times New Roman"/>
          <w:sz w:val="24"/>
          <w:szCs w:val="24"/>
          <w:lang w:val="en-US"/>
        </w:rPr>
        <w:t xml:space="preserve">will be able to give a </w:t>
      </w:r>
      <w:r w:rsidRPr="2C18AD21" w:rsidR="632B0467">
        <w:rPr>
          <w:rFonts w:ascii="Times New Roman" w:hAnsi="Times New Roman" w:eastAsia="Times New Roman" w:cs="Times New Roman"/>
          <w:sz w:val="24"/>
          <w:szCs w:val="24"/>
          <w:lang w:val="en-US"/>
        </w:rPr>
        <w:t xml:space="preserve">short presentation or testimonials from brothers </w:t>
      </w:r>
      <w:r w:rsidRPr="2C18AD21" w:rsidR="632B0467">
        <w:rPr>
          <w:rFonts w:ascii="Times New Roman" w:hAnsi="Times New Roman" w:eastAsia="Times New Roman" w:cs="Times New Roman"/>
          <w:sz w:val="24"/>
          <w:szCs w:val="24"/>
          <w:lang w:val="en-US"/>
        </w:rPr>
        <w:t>regarding</w:t>
      </w:r>
      <w:r w:rsidRPr="2C18AD21" w:rsidR="632B0467">
        <w:rPr>
          <w:rFonts w:ascii="Times New Roman" w:hAnsi="Times New Roman" w:eastAsia="Times New Roman" w:cs="Times New Roman"/>
          <w:sz w:val="24"/>
          <w:szCs w:val="24"/>
          <w:lang w:val="en-US"/>
        </w:rPr>
        <w:t xml:space="preserve"> what brotherhood means to them in the context of their </w:t>
      </w:r>
      <w:r w:rsidRPr="2C18AD21" w:rsidR="632B0467">
        <w:rPr>
          <w:rFonts w:ascii="Times New Roman" w:hAnsi="Times New Roman" w:eastAsia="Times New Roman" w:cs="Times New Roman"/>
          <w:sz w:val="24"/>
          <w:szCs w:val="24"/>
          <w:lang w:val="en-US"/>
        </w:rPr>
        <w:t xml:space="preserve">own </w:t>
      </w:r>
      <w:r w:rsidRPr="2C18AD21" w:rsidR="1FC825F4">
        <w:rPr>
          <w:rFonts w:ascii="Times New Roman" w:hAnsi="Times New Roman" w:eastAsia="Times New Roman" w:cs="Times New Roman"/>
          <w:sz w:val="24"/>
          <w:szCs w:val="24"/>
          <w:lang w:val="en-US"/>
        </w:rPr>
        <w:t>fraternity</w:t>
      </w:r>
      <w:r w:rsidRPr="2C18AD21" w:rsidR="632B0467">
        <w:rPr>
          <w:rFonts w:ascii="Times New Roman" w:hAnsi="Times New Roman" w:eastAsia="Times New Roman" w:cs="Times New Roman"/>
          <w:sz w:val="24"/>
          <w:szCs w:val="24"/>
          <w:lang w:val="en-US"/>
        </w:rPr>
        <w:t xml:space="preserve">. </w:t>
      </w:r>
    </w:p>
    <w:p w:rsidR="00CF38C5" w:rsidP="2C18AD21" w:rsidRDefault="00297369" w14:paraId="0B1E89B1" w14:textId="525B6D64">
      <w:pPr>
        <w:numPr>
          <w:ilvl w:val="0"/>
          <w:numId w:val="35"/>
        </w:numPr>
        <w:spacing w:line="240" w:lineRule="auto"/>
        <w:rPr>
          <w:rFonts w:ascii="Times New Roman" w:hAnsi="Times New Roman" w:eastAsia="Times New Roman" w:cs="Times New Roman"/>
          <w:sz w:val="24"/>
          <w:szCs w:val="24"/>
        </w:rPr>
      </w:pPr>
      <w:r w:rsidRPr="2C18AD21" w:rsidR="4EA20828">
        <w:rPr>
          <w:rFonts w:ascii="Times New Roman" w:hAnsi="Times New Roman" w:eastAsia="Times New Roman" w:cs="Times New Roman"/>
          <w:sz w:val="24"/>
          <w:szCs w:val="24"/>
          <w:lang w:val="en-US"/>
        </w:rPr>
        <w:t>Invit</w:t>
      </w:r>
      <w:r w:rsidRPr="2C18AD21" w:rsidR="08DDA40A">
        <w:rPr>
          <w:rFonts w:ascii="Times New Roman" w:hAnsi="Times New Roman" w:eastAsia="Times New Roman" w:cs="Times New Roman"/>
          <w:sz w:val="24"/>
          <w:szCs w:val="24"/>
          <w:lang w:val="en-US"/>
        </w:rPr>
        <w:t>ation</w:t>
      </w:r>
      <w:r w:rsidRPr="2C18AD21" w:rsidR="4EA20828">
        <w:rPr>
          <w:rFonts w:ascii="Times New Roman" w:hAnsi="Times New Roman" w:eastAsia="Times New Roman" w:cs="Times New Roman"/>
          <w:sz w:val="24"/>
          <w:szCs w:val="24"/>
          <w:lang w:val="en-US"/>
        </w:rPr>
        <w:t xml:space="preserve"> Rounds: Invitational rounds will be an hour long and will be spaced evenly so that </w:t>
      </w:r>
      <w:r w:rsidRPr="2C18AD21" w:rsidR="717CF289">
        <w:rPr>
          <w:rFonts w:ascii="Times New Roman" w:hAnsi="Times New Roman" w:eastAsia="Times New Roman" w:cs="Times New Roman"/>
          <w:sz w:val="24"/>
          <w:szCs w:val="24"/>
          <w:lang w:val="en-US"/>
        </w:rPr>
        <w:t>each member chapter</w:t>
      </w:r>
      <w:r w:rsidRPr="2C18AD21" w:rsidR="4EA20828">
        <w:rPr>
          <w:rFonts w:ascii="Times New Roman" w:hAnsi="Times New Roman" w:eastAsia="Times New Roman" w:cs="Times New Roman"/>
          <w:sz w:val="24"/>
          <w:szCs w:val="24"/>
          <w:lang w:val="en-US"/>
        </w:rPr>
        <w:t xml:space="preserve"> will have adequate </w:t>
      </w:r>
      <w:r w:rsidRPr="2C18AD21" w:rsidR="39837969">
        <w:rPr>
          <w:rFonts w:ascii="Times New Roman" w:hAnsi="Times New Roman" w:eastAsia="Times New Roman" w:cs="Times New Roman"/>
          <w:sz w:val="24"/>
          <w:szCs w:val="24"/>
          <w:lang w:val="en-US"/>
        </w:rPr>
        <w:t>time</w:t>
      </w:r>
      <w:r w:rsidRPr="2C18AD21" w:rsidR="4EA20828">
        <w:rPr>
          <w:rFonts w:ascii="Times New Roman" w:hAnsi="Times New Roman" w:eastAsia="Times New Roman" w:cs="Times New Roman"/>
          <w:sz w:val="24"/>
          <w:szCs w:val="24"/>
          <w:lang w:val="en-US"/>
        </w:rPr>
        <w:t xml:space="preserve"> to</w:t>
      </w:r>
      <w:r w:rsidRPr="2C18AD21" w:rsidR="144A5DE6">
        <w:rPr>
          <w:rFonts w:ascii="Times New Roman" w:hAnsi="Times New Roman" w:eastAsia="Times New Roman" w:cs="Times New Roman"/>
          <w:sz w:val="24"/>
          <w:szCs w:val="24"/>
          <w:lang w:val="en-US"/>
        </w:rPr>
        <w:t xml:space="preserve"> prepare and set up</w:t>
      </w:r>
      <w:r w:rsidRPr="2C18AD21" w:rsidR="144A5DE6">
        <w:rPr>
          <w:rFonts w:ascii="Times New Roman" w:hAnsi="Times New Roman" w:eastAsia="Times New Roman" w:cs="Times New Roman"/>
          <w:sz w:val="24"/>
          <w:szCs w:val="24"/>
          <w:lang w:val="en-US"/>
        </w:rPr>
        <w:t xml:space="preserve"> and to allow </w:t>
      </w:r>
      <w:r w:rsidRPr="2C18AD21" w:rsidR="144A5DE6">
        <w:rPr>
          <w:rFonts w:ascii="Times New Roman" w:hAnsi="Times New Roman" w:eastAsia="Times New Roman" w:cs="Times New Roman"/>
          <w:sz w:val="24"/>
          <w:szCs w:val="24"/>
          <w:lang w:val="en-US"/>
        </w:rPr>
        <w:t xml:space="preserve">Potential New Members a break if invited to multiple Member Chapters’ </w:t>
      </w:r>
      <w:r w:rsidRPr="2C18AD21" w:rsidR="144A5DE6">
        <w:rPr>
          <w:rFonts w:ascii="Times New Roman" w:hAnsi="Times New Roman" w:eastAsia="Times New Roman" w:cs="Times New Roman"/>
          <w:sz w:val="24"/>
          <w:szCs w:val="24"/>
          <w:lang w:val="en-US"/>
        </w:rPr>
        <w:t>rounds.</w:t>
      </w:r>
      <w:r w:rsidRPr="2C18AD21" w:rsidR="4EA20828">
        <w:rPr>
          <w:rFonts w:ascii="Times New Roman" w:hAnsi="Times New Roman" w:eastAsia="Times New Roman" w:cs="Times New Roman"/>
          <w:sz w:val="24"/>
          <w:szCs w:val="24"/>
          <w:lang w:val="en-US"/>
        </w:rPr>
        <w:t>.</w:t>
      </w:r>
      <w:r w:rsidRPr="2C18AD21" w:rsidR="4EA20828">
        <w:rPr>
          <w:rFonts w:ascii="Times New Roman" w:hAnsi="Times New Roman" w:eastAsia="Times New Roman" w:cs="Times New Roman"/>
          <w:sz w:val="24"/>
          <w:szCs w:val="24"/>
          <w:lang w:val="en-US"/>
        </w:rPr>
        <w:t xml:space="preserve"> The time</w:t>
      </w:r>
      <w:r w:rsidRPr="2C18AD21" w:rsidR="7D0A97E5">
        <w:rPr>
          <w:rFonts w:ascii="Times New Roman" w:hAnsi="Times New Roman" w:eastAsia="Times New Roman" w:cs="Times New Roman"/>
          <w:sz w:val="24"/>
          <w:szCs w:val="24"/>
          <w:lang w:val="en-US"/>
        </w:rPr>
        <w:t>s</w:t>
      </w:r>
      <w:r w:rsidRPr="2C18AD21" w:rsidR="40485115">
        <w:rPr>
          <w:rFonts w:ascii="Times New Roman" w:hAnsi="Times New Roman" w:eastAsia="Times New Roman" w:cs="Times New Roman"/>
          <w:sz w:val="24"/>
          <w:szCs w:val="24"/>
          <w:lang w:val="en-US"/>
        </w:rPr>
        <w:t>,</w:t>
      </w:r>
      <w:r w:rsidRPr="2C18AD21" w:rsidR="4EA20828">
        <w:rPr>
          <w:rFonts w:ascii="Times New Roman" w:hAnsi="Times New Roman" w:eastAsia="Times New Roman" w:cs="Times New Roman"/>
          <w:sz w:val="24"/>
          <w:szCs w:val="24"/>
          <w:lang w:val="en-US"/>
        </w:rPr>
        <w:t xml:space="preserve"> schedule</w:t>
      </w:r>
      <w:r w:rsidRPr="2C18AD21" w:rsidR="16FCFFAC">
        <w:rPr>
          <w:rFonts w:ascii="Times New Roman" w:hAnsi="Times New Roman" w:eastAsia="Times New Roman" w:cs="Times New Roman"/>
          <w:sz w:val="24"/>
          <w:szCs w:val="24"/>
          <w:lang w:val="en-US"/>
        </w:rPr>
        <w:t>,</w:t>
      </w:r>
      <w:r w:rsidRPr="2C18AD21" w:rsidR="4EA20828">
        <w:rPr>
          <w:rFonts w:ascii="Times New Roman" w:hAnsi="Times New Roman" w:eastAsia="Times New Roman" w:cs="Times New Roman"/>
          <w:sz w:val="24"/>
          <w:szCs w:val="24"/>
          <w:lang w:val="en-US"/>
        </w:rPr>
        <w:t xml:space="preserve"> </w:t>
      </w:r>
      <w:r w:rsidRPr="2C18AD21" w:rsidR="58FCEBEA">
        <w:rPr>
          <w:rFonts w:ascii="Times New Roman" w:hAnsi="Times New Roman" w:eastAsia="Times New Roman" w:cs="Times New Roman"/>
          <w:sz w:val="24"/>
          <w:szCs w:val="24"/>
          <w:lang w:val="en-US"/>
        </w:rPr>
        <w:t xml:space="preserve">and location </w:t>
      </w:r>
      <w:r w:rsidRPr="2C18AD21" w:rsidR="4EA20828">
        <w:rPr>
          <w:rFonts w:ascii="Times New Roman" w:hAnsi="Times New Roman" w:eastAsia="Times New Roman" w:cs="Times New Roman"/>
          <w:sz w:val="24"/>
          <w:szCs w:val="24"/>
          <w:lang w:val="en-US"/>
        </w:rPr>
        <w:t>will be specified by the Furman Interfraternity Council.</w:t>
      </w:r>
      <w:r w:rsidRPr="2C18AD21" w:rsidR="407AD99A">
        <w:rPr>
          <w:rFonts w:ascii="Times New Roman" w:hAnsi="Times New Roman" w:eastAsia="Times New Roman" w:cs="Times New Roman"/>
          <w:sz w:val="24"/>
          <w:szCs w:val="24"/>
          <w:lang w:val="en-US"/>
        </w:rPr>
        <w:t xml:space="preserve"> All potential new members extended an invitation to a member chap</w:t>
      </w:r>
      <w:r w:rsidRPr="2C18AD21" w:rsidR="407AD99A">
        <w:rPr>
          <w:rFonts w:ascii="Times New Roman" w:hAnsi="Times New Roman" w:eastAsia="Times New Roman" w:cs="Times New Roman"/>
          <w:sz w:val="24"/>
          <w:szCs w:val="24"/>
          <w:lang w:val="en-US"/>
        </w:rPr>
        <w:t xml:space="preserve">ter’s invitation round must be present at that round to be </w:t>
      </w:r>
      <w:r w:rsidRPr="2C18AD21" w:rsidR="6B88972A">
        <w:rPr>
          <w:rFonts w:ascii="Times New Roman" w:hAnsi="Times New Roman" w:eastAsia="Times New Roman" w:cs="Times New Roman"/>
          <w:sz w:val="24"/>
          <w:szCs w:val="24"/>
          <w:lang w:val="en-US"/>
        </w:rPr>
        <w:t>eligible</w:t>
      </w:r>
      <w:r w:rsidRPr="2C18AD21" w:rsidR="407AD99A">
        <w:rPr>
          <w:rFonts w:ascii="Times New Roman" w:hAnsi="Times New Roman" w:eastAsia="Times New Roman" w:cs="Times New Roman"/>
          <w:sz w:val="24"/>
          <w:szCs w:val="24"/>
          <w:lang w:val="en-US"/>
        </w:rPr>
        <w:t xml:space="preserve"> to accept a bid.</w:t>
      </w:r>
      <w:r w:rsidRPr="2C18AD21" w:rsidR="4EA20828">
        <w:rPr>
          <w:rFonts w:ascii="Times New Roman" w:hAnsi="Times New Roman" w:eastAsia="Times New Roman" w:cs="Times New Roman"/>
          <w:sz w:val="24"/>
          <w:szCs w:val="24"/>
          <w:lang w:val="en-US"/>
        </w:rPr>
        <w:t xml:space="preserve"> </w:t>
      </w:r>
    </w:p>
    <w:p w:rsidR="00CF38C5" w:rsidP="2C18AD21" w:rsidRDefault="00297369" w14:paraId="4C7E7BEE" w14:textId="56BA4802">
      <w:pPr>
        <w:numPr>
          <w:ilvl w:val="0"/>
          <w:numId w:val="35"/>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Bid Day: Bid Day will be held on campus marking the end of Formal Recruitment. Potential New Members will attend the Bid Ceremony to receive their bid</w:t>
      </w:r>
      <w:r w:rsidRPr="2C18AD21" w:rsidR="7F4804D9">
        <w:rPr>
          <w:rFonts w:ascii="Times New Roman" w:hAnsi="Times New Roman" w:eastAsia="Times New Roman" w:cs="Times New Roman"/>
          <w:sz w:val="24"/>
          <w:szCs w:val="24"/>
          <w:lang w:val="en-US"/>
        </w:rPr>
        <w:t>(s).</w:t>
      </w:r>
    </w:p>
    <w:p w:rsidR="00CF38C5" w:rsidP="2C18AD21" w:rsidRDefault="00297369" w14:paraId="1459229D" w14:textId="441975C5">
      <w:pPr>
        <w:spacing w:line="240" w:lineRule="auto"/>
        <w:ind w:left="0"/>
        <w:rPr>
          <w:rFonts w:ascii="Times New Roman" w:hAnsi="Times New Roman" w:eastAsia="Times New Roman" w:cs="Times New Roman"/>
          <w:b w:val="1"/>
          <w:bCs w:val="1"/>
          <w:sz w:val="24"/>
          <w:szCs w:val="24"/>
          <w:lang w:val="en-US"/>
        </w:rPr>
      </w:pPr>
    </w:p>
    <w:p w:rsidR="00CF38C5" w:rsidP="2C18AD21" w:rsidRDefault="00297369" w14:paraId="000001A9" w14:textId="34A6F699">
      <w:pPr>
        <w:spacing w:line="240" w:lineRule="auto"/>
        <w:ind w:left="0"/>
        <w:rPr>
          <w:rFonts w:ascii="Times New Roman" w:hAnsi="Times New Roman" w:eastAsia="Times New Roman" w:cs="Times New Roman"/>
          <w:b w:val="1"/>
          <w:bCs w:val="1"/>
          <w:sz w:val="24"/>
          <w:szCs w:val="24"/>
          <w:lang w:val="en-US"/>
        </w:rPr>
      </w:pPr>
      <w:r w:rsidRPr="2C18AD21" w:rsidR="4EA20828">
        <w:rPr>
          <w:rFonts w:ascii="Times New Roman" w:hAnsi="Times New Roman" w:eastAsia="Times New Roman" w:cs="Times New Roman"/>
          <w:b w:val="1"/>
          <w:bCs w:val="1"/>
          <w:sz w:val="24"/>
          <w:szCs w:val="24"/>
          <w:lang w:val="en-US"/>
        </w:rPr>
        <w:t xml:space="preserve">Section </w:t>
      </w:r>
      <w:r w:rsidRPr="2C18AD21" w:rsidR="4EA20828">
        <w:rPr>
          <w:rFonts w:ascii="Times New Roman" w:hAnsi="Times New Roman" w:eastAsia="Times New Roman" w:cs="Times New Roman"/>
          <w:b w:val="1"/>
          <w:bCs w:val="1"/>
          <w:sz w:val="24"/>
          <w:szCs w:val="24"/>
          <w:lang w:val="en-US"/>
        </w:rPr>
        <w:t>I</w:t>
      </w:r>
      <w:r w:rsidRPr="2C18AD21" w:rsidR="0C0493FB">
        <w:rPr>
          <w:rFonts w:ascii="Times New Roman" w:hAnsi="Times New Roman" w:eastAsia="Times New Roman" w:cs="Times New Roman"/>
          <w:b w:val="1"/>
          <w:bCs w:val="1"/>
          <w:sz w:val="24"/>
          <w:szCs w:val="24"/>
          <w:lang w:val="en-US"/>
        </w:rPr>
        <w:t>II</w:t>
      </w:r>
      <w:r w:rsidRPr="2C18AD21" w:rsidR="4EA20828">
        <w:rPr>
          <w:rFonts w:ascii="Times New Roman" w:hAnsi="Times New Roman" w:eastAsia="Times New Roman" w:cs="Times New Roman"/>
          <w:b w:val="1"/>
          <w:bCs w:val="1"/>
          <w:sz w:val="24"/>
          <w:szCs w:val="24"/>
          <w:lang w:val="en-US"/>
        </w:rPr>
        <w:t>.</w:t>
      </w:r>
      <w:r>
        <w:tab/>
      </w:r>
      <w:r w:rsidRPr="2C18AD21" w:rsidR="4EA20828">
        <w:rPr>
          <w:rFonts w:ascii="Times New Roman" w:hAnsi="Times New Roman" w:eastAsia="Times New Roman" w:cs="Times New Roman"/>
          <w:b w:val="1"/>
          <w:bCs w:val="1"/>
          <w:sz w:val="24"/>
          <w:szCs w:val="24"/>
          <w:lang w:val="en-US"/>
        </w:rPr>
        <w:t xml:space="preserve"> Recruitment Rules</w:t>
      </w:r>
    </w:p>
    <w:p w:rsidR="00CF38C5" w:rsidRDefault="00297369" w14:paraId="000001AA"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rules of Formal Recruitment will be as following: </w:t>
      </w:r>
    </w:p>
    <w:p w:rsidR="00CF38C5" w:rsidRDefault="00297369" w14:paraId="000001AB" w14:textId="77777777">
      <w:pPr>
        <w:numPr>
          <w:ilvl w:val="0"/>
          <w:numId w:val="3"/>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wishing to pursue a bid through formal recruitment fraternity must be registered with IFC by the start of the Recruitment Orientation.</w:t>
      </w:r>
    </w:p>
    <w:p w:rsidR="00CF38C5" w:rsidP="2F96AED0" w:rsidRDefault="00297369" w14:paraId="000001AC" w14:textId="357AA1A3">
      <w:pPr>
        <w:numPr>
          <w:ilvl w:val="0"/>
          <w:numId w:val="3"/>
        </w:numPr>
        <w:spacing w:line="240" w:lineRule="auto"/>
        <w:ind w:left="1080"/>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 xml:space="preserve">All Fraternities will </w:t>
      </w:r>
      <w:r w:rsidRPr="2C18AD21" w:rsidR="00297369">
        <w:rPr>
          <w:rFonts w:ascii="Times New Roman" w:hAnsi="Times New Roman" w:eastAsia="Times New Roman" w:cs="Times New Roman"/>
          <w:sz w:val="24"/>
          <w:szCs w:val="24"/>
          <w:lang w:val="en-US"/>
        </w:rPr>
        <w:t>observe</w:t>
      </w:r>
      <w:r w:rsidRPr="2C18AD21" w:rsidR="00297369">
        <w:rPr>
          <w:rFonts w:ascii="Times New Roman" w:hAnsi="Times New Roman" w:eastAsia="Times New Roman" w:cs="Times New Roman"/>
          <w:sz w:val="24"/>
          <w:szCs w:val="24"/>
          <w:lang w:val="en-US"/>
        </w:rPr>
        <w:t xml:space="preserve"> dry recruitment. No alcohol will be </w:t>
      </w:r>
      <w:r w:rsidRPr="2C18AD21" w:rsidR="00297369">
        <w:rPr>
          <w:rFonts w:ascii="Times New Roman" w:hAnsi="Times New Roman" w:eastAsia="Times New Roman" w:cs="Times New Roman"/>
          <w:sz w:val="24"/>
          <w:szCs w:val="24"/>
          <w:lang w:val="en-US"/>
        </w:rPr>
        <w:t>served</w:t>
      </w:r>
      <w:r w:rsidRPr="2C18AD21" w:rsidR="00297369">
        <w:rPr>
          <w:rFonts w:ascii="Times New Roman" w:hAnsi="Times New Roman" w:eastAsia="Times New Roman" w:cs="Times New Roman"/>
          <w:sz w:val="24"/>
          <w:szCs w:val="24"/>
          <w:lang w:val="en-US"/>
        </w:rPr>
        <w:t xml:space="preserve"> or</w:t>
      </w:r>
      <w:r w:rsidRPr="2C18AD21" w:rsidR="00297369">
        <w:rPr>
          <w:rFonts w:ascii="Times New Roman" w:hAnsi="Times New Roman" w:eastAsia="Times New Roman" w:cs="Times New Roman"/>
          <w:sz w:val="24"/>
          <w:szCs w:val="24"/>
          <w:lang w:val="en-US"/>
        </w:rPr>
        <w:t xml:space="preserve"> present in any Recruitment event of any </w:t>
      </w:r>
      <w:r w:rsidRPr="2C18AD21" w:rsidR="00297369">
        <w:rPr>
          <w:rFonts w:ascii="Times New Roman" w:hAnsi="Times New Roman" w:eastAsia="Times New Roman" w:cs="Times New Roman"/>
          <w:sz w:val="24"/>
          <w:szCs w:val="24"/>
          <w:lang w:val="en-US"/>
        </w:rPr>
        <w:t>capacity</w:t>
      </w:r>
      <w:r w:rsidRPr="2C18AD21" w:rsidR="00297369">
        <w:rPr>
          <w:rFonts w:ascii="Times New Roman" w:hAnsi="Times New Roman" w:eastAsia="Times New Roman" w:cs="Times New Roman"/>
          <w:sz w:val="24"/>
          <w:szCs w:val="24"/>
          <w:lang w:val="en-US"/>
        </w:rPr>
        <w:t xml:space="preserve">. </w:t>
      </w:r>
    </w:p>
    <w:p w:rsidR="00CF38C5" w:rsidRDefault="00297369" w14:paraId="000001AD" w14:textId="77777777">
      <w:pPr>
        <w:numPr>
          <w:ilvl w:val="0"/>
          <w:numId w:val="3"/>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No women should be present at any recruitment event.</w:t>
      </w:r>
    </w:p>
    <w:p w:rsidR="00CF38C5" w:rsidRDefault="00297369" w14:paraId="000001AE" w14:textId="77777777">
      <w:pPr>
        <w:numPr>
          <w:ilvl w:val="0"/>
          <w:numId w:val="3"/>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All dates and times will be specified and published by the IFC of Furman University.</w:t>
      </w:r>
    </w:p>
    <w:p w:rsidR="00CF38C5" w:rsidP="2F96AED0" w:rsidRDefault="00297369" w14:paraId="000001AF" w14:textId="40BEDB0E">
      <w:pPr>
        <w:numPr>
          <w:ilvl w:val="0"/>
          <w:numId w:val="3"/>
        </w:numPr>
        <w:spacing w:line="240" w:lineRule="auto"/>
        <w:ind w:left="1080"/>
        <w:rPr>
          <w:rFonts w:ascii="Times New Roman" w:hAnsi="Times New Roman" w:eastAsia="Times New Roman" w:cs="Times New Roman"/>
          <w:sz w:val="24"/>
          <w:szCs w:val="24"/>
          <w:lang w:val="en-US"/>
        </w:rPr>
      </w:pPr>
      <w:r w:rsidRPr="7F4D196F" w:rsidR="00297369">
        <w:rPr>
          <w:rFonts w:ascii="Times New Roman" w:hAnsi="Times New Roman" w:eastAsia="Times New Roman" w:cs="Times New Roman"/>
          <w:sz w:val="24"/>
          <w:szCs w:val="24"/>
          <w:lang w:val="en-US"/>
        </w:rPr>
        <w:t xml:space="preserve">During any Formal Recruitment event, no brother of any fraternity will </w:t>
      </w:r>
      <w:r w:rsidRPr="7F4D196F" w:rsidR="00297369">
        <w:rPr>
          <w:rFonts w:ascii="Times New Roman" w:hAnsi="Times New Roman" w:eastAsia="Times New Roman" w:cs="Times New Roman"/>
          <w:sz w:val="24"/>
          <w:szCs w:val="24"/>
          <w:lang w:val="en-US"/>
        </w:rPr>
        <w:t>attempt</w:t>
      </w:r>
      <w:r w:rsidRPr="7F4D196F" w:rsidR="00297369">
        <w:rPr>
          <w:rFonts w:ascii="Times New Roman" w:hAnsi="Times New Roman" w:eastAsia="Times New Roman" w:cs="Times New Roman"/>
          <w:sz w:val="24"/>
          <w:szCs w:val="24"/>
          <w:lang w:val="en-US"/>
        </w:rPr>
        <w:t xml:space="preserve"> to contact a prospective new member while they are attending another </w:t>
      </w:r>
      <w:r w:rsidRPr="7F4D196F" w:rsidR="3C49ED6A">
        <w:rPr>
          <w:rFonts w:ascii="Times New Roman" w:hAnsi="Times New Roman" w:eastAsia="Times New Roman" w:cs="Times New Roman"/>
          <w:sz w:val="24"/>
          <w:szCs w:val="24"/>
          <w:lang w:val="en-US"/>
        </w:rPr>
        <w:t>fraternity's</w:t>
      </w:r>
      <w:r w:rsidRPr="7F4D196F" w:rsidR="00297369">
        <w:rPr>
          <w:rFonts w:ascii="Times New Roman" w:hAnsi="Times New Roman" w:eastAsia="Times New Roman" w:cs="Times New Roman"/>
          <w:sz w:val="24"/>
          <w:szCs w:val="24"/>
          <w:lang w:val="en-US"/>
        </w:rPr>
        <w:t xml:space="preserve"> Formal Recruitment event. </w:t>
      </w:r>
    </w:p>
    <w:p w:rsidR="00CF38C5" w:rsidP="2F96AED0" w:rsidRDefault="00297369" w14:paraId="000001B0" w14:textId="77777777">
      <w:pPr>
        <w:numPr>
          <w:ilvl w:val="0"/>
          <w:numId w:val="3"/>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There will be a silence period </w:t>
      </w:r>
      <w:r w:rsidRPr="2F96AED0" w:rsidR="00297369">
        <w:rPr>
          <w:rFonts w:ascii="Times New Roman" w:hAnsi="Times New Roman" w:eastAsia="Times New Roman" w:cs="Times New Roman"/>
          <w:sz w:val="24"/>
          <w:szCs w:val="24"/>
          <w:lang w:val="en-US"/>
        </w:rPr>
        <w:t>observed</w:t>
      </w:r>
      <w:r w:rsidRPr="2F96AED0" w:rsidR="00297369">
        <w:rPr>
          <w:rFonts w:ascii="Times New Roman" w:hAnsi="Times New Roman" w:eastAsia="Times New Roman" w:cs="Times New Roman"/>
          <w:sz w:val="24"/>
          <w:szCs w:val="24"/>
          <w:lang w:val="en-US"/>
        </w:rPr>
        <w:t xml:space="preserve"> by all fraternities after the conclusion of the Intention Round for each Member Chapter until Bid Day. Silence period is defined as no communication, in any form, including but not limited to, e-mail, texting, calling, the use of non-members, talking, social media, etc. Any communication </w:t>
      </w:r>
      <w:r w:rsidRPr="2F96AED0" w:rsidR="00297369">
        <w:rPr>
          <w:rFonts w:ascii="Times New Roman" w:hAnsi="Times New Roman" w:eastAsia="Times New Roman" w:cs="Times New Roman"/>
          <w:sz w:val="24"/>
          <w:szCs w:val="24"/>
          <w:lang w:val="en-US"/>
        </w:rPr>
        <w:t>regarding</w:t>
      </w:r>
      <w:r w:rsidRPr="2F96AED0" w:rsidR="00297369">
        <w:rPr>
          <w:rFonts w:ascii="Times New Roman" w:hAnsi="Times New Roman" w:eastAsia="Times New Roman" w:cs="Times New Roman"/>
          <w:sz w:val="24"/>
          <w:szCs w:val="24"/>
          <w:lang w:val="en-US"/>
        </w:rPr>
        <w:t xml:space="preserve"> an official University matter (</w:t>
      </w:r>
      <w:r w:rsidRPr="2F96AED0" w:rsidR="00297369">
        <w:rPr>
          <w:rFonts w:ascii="Times New Roman" w:hAnsi="Times New Roman" w:eastAsia="Times New Roman" w:cs="Times New Roman"/>
          <w:sz w:val="24"/>
          <w:szCs w:val="24"/>
          <w:lang w:val="en-US"/>
        </w:rPr>
        <w:t>e.g.</w:t>
      </w:r>
      <w:r w:rsidRPr="2F96AED0" w:rsidR="00297369">
        <w:rPr>
          <w:rFonts w:ascii="Times New Roman" w:hAnsi="Times New Roman" w:eastAsia="Times New Roman" w:cs="Times New Roman"/>
          <w:sz w:val="24"/>
          <w:szCs w:val="24"/>
          <w:lang w:val="en-US"/>
        </w:rPr>
        <w:t xml:space="preserve"> academics, athletics, student organization business, residence life, etc.) should not include any discussion of fraternity.</w:t>
      </w:r>
    </w:p>
    <w:p w:rsidR="00CF38C5" w:rsidP="7825BD88" w:rsidRDefault="00297369" w14:paraId="780E1947" w14:textId="0E188C44">
      <w:pPr>
        <w:numPr>
          <w:ilvl w:val="0"/>
          <w:numId w:val="3"/>
        </w:numPr>
        <w:tabs>
          <w:tab w:val="left" w:pos="720"/>
        </w:tabs>
        <w:spacing w:line="240" w:lineRule="auto"/>
        <w:ind w:left="1080"/>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 xml:space="preserve">Each fraternity will be required to turn in a list of invitations and attendees from their </w:t>
      </w:r>
      <w:r w:rsidRPr="2C18AD21" w:rsidR="55E6E041">
        <w:rPr>
          <w:rFonts w:ascii="Times New Roman" w:hAnsi="Times New Roman" w:eastAsia="Times New Roman" w:cs="Times New Roman"/>
          <w:sz w:val="24"/>
          <w:szCs w:val="24"/>
          <w:lang w:val="en-US"/>
        </w:rPr>
        <w:t>Invitation Round</w:t>
      </w:r>
      <w:r w:rsidRPr="2C18AD21" w:rsidR="4EA20828">
        <w:rPr>
          <w:rFonts w:ascii="Times New Roman" w:hAnsi="Times New Roman" w:eastAsia="Times New Roman" w:cs="Times New Roman"/>
          <w:sz w:val="24"/>
          <w:szCs w:val="24"/>
          <w:lang w:val="en-US"/>
        </w:rPr>
        <w:t xml:space="preserve"> to the </w:t>
      </w:r>
      <w:commentRangeStart w:id="20"/>
      <w:r w:rsidRPr="2C18AD21" w:rsidR="4EA20828">
        <w:rPr>
          <w:rFonts w:ascii="Times New Roman" w:hAnsi="Times New Roman" w:eastAsia="Times New Roman" w:cs="Times New Roman"/>
          <w:sz w:val="24"/>
          <w:szCs w:val="24"/>
          <w:lang w:val="en-US"/>
        </w:rPr>
        <w:t>Assistant Director of Student Involvement.</w:t>
      </w:r>
      <w:r w:rsidRPr="2C18AD21" w:rsidR="4EA20828">
        <w:rPr>
          <w:rFonts w:ascii="Times New Roman" w:hAnsi="Times New Roman" w:eastAsia="Times New Roman" w:cs="Times New Roman"/>
          <w:sz w:val="24"/>
          <w:szCs w:val="24"/>
          <w:lang w:val="en-US"/>
        </w:rPr>
        <w:t xml:space="preserve"> </w:t>
      </w:r>
      <w:commentRangeEnd w:id="20"/>
      <w:r>
        <w:rPr>
          <w:rStyle w:val="CommentReference"/>
        </w:rPr>
        <w:commentReference w:id="20"/>
      </w:r>
      <w:r w:rsidRPr="2C18AD21" w:rsidR="4EA20828">
        <w:rPr>
          <w:rFonts w:ascii="Times New Roman" w:hAnsi="Times New Roman" w:eastAsia="Times New Roman" w:cs="Times New Roman"/>
          <w:sz w:val="24"/>
          <w:szCs w:val="24"/>
          <w:lang w:val="en-US"/>
        </w:rPr>
        <w:t>Attendee lists are due one hour after the event concludes. Invitation lists are due by</w:t>
      </w:r>
      <w:r w:rsidRPr="2C18AD21" w:rsidR="144A7CB9">
        <w:rPr>
          <w:rFonts w:ascii="Times New Roman" w:hAnsi="Times New Roman" w:eastAsia="Times New Roman" w:cs="Times New Roman"/>
          <w:sz w:val="24"/>
          <w:szCs w:val="24"/>
          <w:lang w:val="en-US"/>
        </w:rPr>
        <w:t xml:space="preserve"> </w:t>
      </w:r>
      <w:r w:rsidRPr="2C18AD21" w:rsidR="144A7CB9">
        <w:rPr>
          <w:rFonts w:ascii="Times New Roman" w:hAnsi="Times New Roman" w:eastAsia="Times New Roman" w:cs="Times New Roman"/>
          <w:sz w:val="24"/>
          <w:szCs w:val="24"/>
          <w:lang w:val="en-US"/>
        </w:rPr>
        <w:t>the midnight</w:t>
      </w:r>
      <w:r w:rsidRPr="2C18AD21" w:rsidR="144A7CB9">
        <w:rPr>
          <w:rFonts w:ascii="Times New Roman" w:hAnsi="Times New Roman" w:eastAsia="Times New Roman" w:cs="Times New Roman"/>
          <w:sz w:val="24"/>
          <w:szCs w:val="24"/>
          <w:lang w:val="en-US"/>
        </w:rPr>
        <w:t xml:space="preserve"> </w:t>
      </w:r>
      <w:r w:rsidRPr="2C18AD21" w:rsidR="7DDB5D27">
        <w:rPr>
          <w:rFonts w:ascii="Times New Roman" w:hAnsi="Times New Roman" w:eastAsia="Times New Roman" w:cs="Times New Roman"/>
          <w:sz w:val="24"/>
          <w:szCs w:val="24"/>
          <w:lang w:val="en-US"/>
        </w:rPr>
        <w:t>preceding</w:t>
      </w:r>
      <w:r w:rsidRPr="2C18AD21" w:rsidR="144A7CB9">
        <w:rPr>
          <w:rFonts w:ascii="Times New Roman" w:hAnsi="Times New Roman" w:eastAsia="Times New Roman" w:cs="Times New Roman"/>
          <w:sz w:val="24"/>
          <w:szCs w:val="24"/>
          <w:lang w:val="en-US"/>
        </w:rPr>
        <w:t xml:space="preserve"> the next round of formal recruitment.</w:t>
      </w:r>
    </w:p>
    <w:p w:rsidR="00CF38C5" w:rsidP="7825BD88" w:rsidRDefault="00297369" w14:paraId="000001B4" w14:textId="1AD06ACD">
      <w:pPr>
        <w:numPr>
          <w:ilvl w:val="0"/>
          <w:numId w:val="3"/>
        </w:numPr>
        <w:tabs>
          <w:tab w:val="left" w:pos="720"/>
        </w:tabs>
        <w:spacing w:line="240" w:lineRule="auto"/>
        <w:ind w:left="1080"/>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Each fraternity will provide a list of men to whom they are extending bids to the Assistant Director of Student Involvement by</w:t>
      </w:r>
      <w:r w:rsidRPr="2C18AD21" w:rsidR="7FAD33D3">
        <w:rPr>
          <w:rFonts w:ascii="Times New Roman" w:hAnsi="Times New Roman" w:eastAsia="Times New Roman" w:cs="Times New Roman"/>
          <w:sz w:val="24"/>
          <w:szCs w:val="24"/>
          <w:lang w:val="en-US"/>
        </w:rPr>
        <w:t xml:space="preserve"> midd</w:t>
      </w:r>
      <w:r w:rsidRPr="2C18AD21" w:rsidR="7FAD33D3">
        <w:rPr>
          <w:rFonts w:ascii="Times New Roman" w:hAnsi="Times New Roman" w:eastAsia="Times New Roman" w:cs="Times New Roman"/>
          <w:sz w:val="24"/>
          <w:szCs w:val="24"/>
          <w:lang w:val="en-US"/>
        </w:rPr>
        <w:t xml:space="preserve">ay of the day </w:t>
      </w:r>
      <w:r w:rsidRPr="2C18AD21" w:rsidR="644506ED">
        <w:rPr>
          <w:rFonts w:ascii="Times New Roman" w:hAnsi="Times New Roman" w:eastAsia="Times New Roman" w:cs="Times New Roman"/>
          <w:sz w:val="24"/>
          <w:szCs w:val="24"/>
          <w:lang w:val="en-US"/>
        </w:rPr>
        <w:t>preceding</w:t>
      </w:r>
      <w:r w:rsidRPr="2C18AD21" w:rsidR="7FAD33D3">
        <w:rPr>
          <w:rFonts w:ascii="Times New Roman" w:hAnsi="Times New Roman" w:eastAsia="Times New Roman" w:cs="Times New Roman"/>
          <w:sz w:val="24"/>
          <w:szCs w:val="24"/>
          <w:lang w:val="en-US"/>
        </w:rPr>
        <w:t xml:space="preserve"> Bid Day.</w:t>
      </w:r>
      <w:r w:rsidRPr="2C18AD21" w:rsidR="4EA20828">
        <w:rPr>
          <w:rFonts w:ascii="Times New Roman" w:hAnsi="Times New Roman" w:eastAsia="Times New Roman" w:cs="Times New Roman"/>
          <w:sz w:val="24"/>
          <w:szCs w:val="24"/>
          <w:lang w:val="en-US"/>
        </w:rPr>
        <w:t xml:space="preserve"> </w:t>
      </w:r>
    </w:p>
    <w:p w:rsidR="2C18AD21" w:rsidP="2C18AD21" w:rsidRDefault="2C18AD21" w14:paraId="450AC6D5" w14:textId="2549A122">
      <w:pPr>
        <w:tabs>
          <w:tab w:val="left" w:leader="none" w:pos="720"/>
        </w:tabs>
        <w:spacing w:line="240" w:lineRule="auto"/>
        <w:ind w:left="1080"/>
        <w:rPr>
          <w:rFonts w:ascii="Times New Roman" w:hAnsi="Times New Roman" w:eastAsia="Times New Roman" w:cs="Times New Roman"/>
          <w:sz w:val="24"/>
          <w:szCs w:val="24"/>
          <w:lang w:val="en-US"/>
        </w:rPr>
      </w:pPr>
    </w:p>
    <w:p w:rsidR="4EA20828" w:rsidP="2C18AD21" w:rsidRDefault="4EA20828" w14:paraId="49911371" w14:textId="52F67C49">
      <w:pPr>
        <w:tabs>
          <w:tab w:val="left" w:leader="none" w:pos="720"/>
        </w:tabs>
        <w:spacing w:line="240" w:lineRule="auto"/>
        <w:ind w:left="360"/>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 xml:space="preserve">Any Member Chapter found in violation of the rules of formal recruitment shall be referred to </w:t>
      </w:r>
      <w:r w:rsidRPr="2C18AD21" w:rsidR="64C382F9">
        <w:rPr>
          <w:rFonts w:ascii="Times New Roman" w:hAnsi="Times New Roman" w:eastAsia="Times New Roman" w:cs="Times New Roman"/>
          <w:sz w:val="24"/>
          <w:szCs w:val="24"/>
          <w:lang w:val="en-US"/>
        </w:rPr>
        <w:t>the university’s Organizational Operational Review Board or</w:t>
      </w:r>
      <w:r w:rsidRPr="2C18AD21" w:rsidR="6DDAC140">
        <w:rPr>
          <w:rFonts w:ascii="Times New Roman" w:hAnsi="Times New Roman" w:eastAsia="Times New Roman" w:cs="Times New Roman"/>
          <w:sz w:val="24"/>
          <w:szCs w:val="24"/>
          <w:lang w:val="en-US"/>
        </w:rPr>
        <w:t xml:space="preserve"> the</w:t>
      </w:r>
      <w:r w:rsidRPr="2C18AD21" w:rsidR="64C382F9">
        <w:rPr>
          <w:rFonts w:ascii="Times New Roman" w:hAnsi="Times New Roman" w:eastAsia="Times New Roman" w:cs="Times New Roman"/>
          <w:sz w:val="24"/>
          <w:szCs w:val="24"/>
          <w:lang w:val="en-US"/>
        </w:rPr>
        <w:t xml:space="preserve"> Student Conduct System when </w:t>
      </w:r>
      <w:r w:rsidRPr="2C18AD21" w:rsidR="64C382F9">
        <w:rPr>
          <w:rFonts w:ascii="Times New Roman" w:hAnsi="Times New Roman" w:eastAsia="Times New Roman" w:cs="Times New Roman"/>
          <w:sz w:val="24"/>
          <w:szCs w:val="24"/>
          <w:lang w:val="en-US"/>
        </w:rPr>
        <w:t>appropriate</w:t>
      </w:r>
      <w:r w:rsidRPr="2C18AD21" w:rsidR="64C382F9">
        <w:rPr>
          <w:rFonts w:ascii="Times New Roman" w:hAnsi="Times New Roman" w:eastAsia="Times New Roman" w:cs="Times New Roman"/>
          <w:sz w:val="24"/>
          <w:szCs w:val="24"/>
          <w:lang w:val="en-US"/>
        </w:rPr>
        <w:t>.</w:t>
      </w:r>
    </w:p>
    <w:p w:rsidR="2C18AD21" w:rsidP="2C18AD21" w:rsidRDefault="2C18AD21" w14:paraId="099F8516" w14:textId="195F05B9">
      <w:pPr>
        <w:tabs>
          <w:tab w:val="left" w:leader="none" w:pos="720"/>
        </w:tabs>
        <w:spacing w:line="240" w:lineRule="auto"/>
        <w:ind w:left="0"/>
        <w:rPr>
          <w:rFonts w:ascii="Times New Roman" w:hAnsi="Times New Roman" w:eastAsia="Times New Roman" w:cs="Times New Roman"/>
          <w:sz w:val="24"/>
          <w:szCs w:val="24"/>
          <w:lang w:val="en-US"/>
        </w:rPr>
      </w:pPr>
    </w:p>
    <w:p w:rsidR="00CF38C5" w:rsidP="2F96AED0" w:rsidRDefault="00297369" w14:paraId="000001B6" w14:textId="1F927AA0">
      <w:pPr>
        <w:tabs>
          <w:tab w:val="left" w:pos="720"/>
        </w:tabs>
        <w:spacing w:line="240" w:lineRule="auto"/>
        <w:rPr>
          <w:rFonts w:ascii="Times New Roman" w:hAnsi="Times New Roman" w:eastAsia="Times New Roman" w:cs="Times New Roman"/>
          <w:b w:val="1"/>
          <w:bCs w:val="1"/>
          <w:sz w:val="24"/>
          <w:szCs w:val="24"/>
          <w:lang w:val="en-US"/>
        </w:rPr>
      </w:pPr>
      <w:commentRangeStart w:id="21"/>
      <w:commentRangeStart w:id="1683846187"/>
      <w:commentRangeStart w:id="22"/>
      <w:r w:rsidRPr="2C18AD21" w:rsidR="00297369">
        <w:rPr>
          <w:rFonts w:ascii="Times New Roman" w:hAnsi="Times New Roman" w:eastAsia="Times New Roman" w:cs="Times New Roman"/>
          <w:b w:val="1"/>
          <w:bCs w:val="1"/>
          <w:sz w:val="24"/>
          <w:szCs w:val="24"/>
          <w:lang w:val="en-US"/>
        </w:rPr>
        <w:t xml:space="preserve">Section </w:t>
      </w:r>
      <w:r w:rsidRPr="2C18AD21" w:rsidR="319DE24D">
        <w:rPr>
          <w:rFonts w:ascii="Times New Roman" w:hAnsi="Times New Roman" w:eastAsia="Times New Roman" w:cs="Times New Roman"/>
          <w:b w:val="1"/>
          <w:bCs w:val="1"/>
          <w:sz w:val="24"/>
          <w:szCs w:val="24"/>
          <w:lang w:val="en-US"/>
        </w:rPr>
        <w:t>I</w:t>
      </w:r>
      <w:r w:rsidRPr="2C18AD21" w:rsidR="00297369">
        <w:rPr>
          <w:rFonts w:ascii="Times New Roman" w:hAnsi="Times New Roman" w:eastAsia="Times New Roman" w:cs="Times New Roman"/>
          <w:b w:val="1"/>
          <w:bCs w:val="1"/>
          <w:sz w:val="24"/>
          <w:szCs w:val="24"/>
          <w:lang w:val="en-US"/>
        </w:rPr>
        <w:t>V.</w:t>
      </w:r>
      <w:r>
        <w:tab/>
      </w:r>
      <w:r w:rsidRPr="2C18AD21" w:rsidR="00297369">
        <w:rPr>
          <w:rFonts w:ascii="Times New Roman" w:hAnsi="Times New Roman" w:eastAsia="Times New Roman" w:cs="Times New Roman"/>
          <w:b w:val="1"/>
          <w:bCs w:val="1"/>
          <w:sz w:val="24"/>
          <w:szCs w:val="24"/>
          <w:lang w:val="en-US"/>
        </w:rPr>
        <w:t>Recruitment</w:t>
      </w:r>
      <w:r w:rsidRPr="2C18AD21" w:rsidR="00297369">
        <w:rPr>
          <w:rFonts w:ascii="Times New Roman" w:hAnsi="Times New Roman" w:eastAsia="Times New Roman" w:cs="Times New Roman"/>
          <w:b w:val="1"/>
          <w:bCs w:val="1"/>
          <w:sz w:val="24"/>
          <w:szCs w:val="24"/>
          <w:lang w:val="en-US"/>
        </w:rPr>
        <w:t xml:space="preserve"> Infractions</w:t>
      </w:r>
    </w:p>
    <w:p w:rsidR="00CF38C5" w:rsidRDefault="00297369" w14:paraId="000001B7" w14:textId="77777777">
      <w:pPr>
        <w:tabs>
          <w:tab w:val="left" w:pos="720"/>
        </w:tabs>
        <w:spacing w:line="240" w:lineRule="auto"/>
        <w:ind w:left="360"/>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Recruitment infractions are defined as any action detrimental to a fraternity, group of fraternities, or the Interfraternity Council. A list of potential infractions are as follows:</w:t>
      </w:r>
    </w:p>
    <w:p w:rsidR="00CF38C5" w:rsidRDefault="00297369" w14:paraId="000001B8" w14:textId="77777777">
      <w:pPr>
        <w:numPr>
          <w:ilvl w:val="0"/>
          <w:numId w:val="27"/>
        </w:numPr>
        <w:tabs>
          <w:tab w:val="left" w:pos="1080"/>
        </w:tabs>
        <w:spacing w:line="240" w:lineRule="auto"/>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“Bad-mouthing” another group (i.e., through implication, giving false information, etc.).</w:t>
      </w:r>
    </w:p>
    <w:p w:rsidR="00CF38C5" w:rsidP="6B5EF299" w:rsidRDefault="00297369" w14:paraId="000001B9" w14:textId="77777777">
      <w:pPr>
        <w:numPr>
          <w:ilvl w:val="0"/>
          <w:numId w:val="27"/>
        </w:numPr>
        <w:tabs>
          <w:tab w:val="left" w:pos="1080"/>
        </w:tabs>
        <w:spacing w:line="240" w:lineRule="auto"/>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 xml:space="preserve">Giving an oral </w:t>
      </w:r>
      <w:r w:rsidRPr="2C18AD21" w:rsidR="00297369">
        <w:rPr>
          <w:rFonts w:ascii="Times New Roman" w:hAnsi="Times New Roman" w:eastAsia="Times New Roman" w:cs="Times New Roman"/>
          <w:sz w:val="24"/>
          <w:szCs w:val="24"/>
          <w:lang w:val="en-US"/>
        </w:rPr>
        <w:t>bid, or</w:t>
      </w:r>
      <w:r w:rsidRPr="2C18AD21" w:rsidR="00297369">
        <w:rPr>
          <w:rFonts w:ascii="Times New Roman" w:hAnsi="Times New Roman" w:eastAsia="Times New Roman" w:cs="Times New Roman"/>
          <w:sz w:val="24"/>
          <w:szCs w:val="24"/>
          <w:lang w:val="en-US"/>
        </w:rPr>
        <w:t xml:space="preserve"> promising or handing out a bid prior to the designated bid day.</w:t>
      </w:r>
    </w:p>
    <w:p w:rsidR="00CF38C5" w:rsidRDefault="00297369" w14:paraId="000001BA" w14:textId="77777777">
      <w:pPr>
        <w:numPr>
          <w:ilvl w:val="0"/>
          <w:numId w:val="27"/>
        </w:numPr>
        <w:tabs>
          <w:tab w:val="left" w:pos="1080"/>
        </w:tabs>
        <w:spacing w:line="240" w:lineRule="auto"/>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Undue pressure on a Potential New Member to join.</w:t>
      </w:r>
    </w:p>
    <w:p w:rsidR="00CF38C5" w:rsidP="2F96AED0" w:rsidRDefault="00297369" w14:paraId="000001BB" w14:textId="77777777">
      <w:pPr>
        <w:numPr>
          <w:ilvl w:val="0"/>
          <w:numId w:val="27"/>
        </w:numPr>
        <w:tabs>
          <w:tab w:val="left" w:pos="1080"/>
        </w:tabs>
        <w:spacing w:line="240" w:lineRule="auto"/>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Violating any Furman, IFC, or NIC policy during formal recruitment for the purpose of getting a Potential New Member to join.</w:t>
      </w:r>
    </w:p>
    <w:p w:rsidR="00CF38C5" w:rsidRDefault="00297369" w14:paraId="000001BC" w14:textId="77777777">
      <w:pPr>
        <w:numPr>
          <w:ilvl w:val="0"/>
          <w:numId w:val="27"/>
        </w:numPr>
        <w:tabs>
          <w:tab w:val="left" w:pos="1080"/>
        </w:tabs>
        <w:spacing w:line="240" w:lineRule="auto"/>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Any violation of Health and Safety policy during recruitment.</w:t>
      </w:r>
    </w:p>
    <w:p w:rsidR="00CF38C5" w:rsidP="2F96AED0" w:rsidRDefault="00297369" w14:paraId="000001BD" w14:textId="77777777">
      <w:pPr>
        <w:numPr>
          <w:ilvl w:val="0"/>
          <w:numId w:val="27"/>
        </w:numPr>
        <w:tabs>
          <w:tab w:val="left" w:pos="1080"/>
        </w:tabs>
        <w:spacing w:line="240" w:lineRule="auto"/>
        <w:rPr>
          <w:rFonts w:ascii="Times New Roman" w:hAnsi="Times New Roman" w:eastAsia="Times New Roman" w:cs="Times New Roman"/>
          <w:sz w:val="24"/>
          <w:szCs w:val="24"/>
          <w:lang w:val="en-US"/>
        </w:rPr>
      </w:pPr>
      <w:r w:rsidRPr="2C18AD21" w:rsidR="00297369">
        <w:rPr>
          <w:rFonts w:ascii="Times New Roman" w:hAnsi="Times New Roman" w:eastAsia="Times New Roman" w:cs="Times New Roman"/>
          <w:sz w:val="24"/>
          <w:szCs w:val="24"/>
          <w:lang w:val="en-US"/>
        </w:rPr>
        <w:t xml:space="preserve">Any other act </w:t>
      </w:r>
      <w:r w:rsidRPr="2C18AD21" w:rsidR="00297369">
        <w:rPr>
          <w:rFonts w:ascii="Times New Roman" w:hAnsi="Times New Roman" w:eastAsia="Times New Roman" w:cs="Times New Roman"/>
          <w:sz w:val="24"/>
          <w:szCs w:val="24"/>
          <w:lang w:val="en-US"/>
        </w:rPr>
        <w:t>deemed</w:t>
      </w:r>
      <w:r w:rsidRPr="2C18AD21" w:rsidR="00297369">
        <w:rPr>
          <w:rFonts w:ascii="Times New Roman" w:hAnsi="Times New Roman" w:eastAsia="Times New Roman" w:cs="Times New Roman"/>
          <w:sz w:val="24"/>
          <w:szCs w:val="24"/>
          <w:lang w:val="en-US"/>
        </w:rPr>
        <w:t xml:space="preserve"> by the Judicial Board or the IFC VP of Recruitment as “Dirty Rushing</w:t>
      </w:r>
      <w:r w:rsidRPr="2C18AD21" w:rsidR="00297369">
        <w:rPr>
          <w:rFonts w:ascii="Times New Roman" w:hAnsi="Times New Roman" w:eastAsia="Times New Roman" w:cs="Times New Roman"/>
          <w:sz w:val="24"/>
          <w:szCs w:val="24"/>
          <w:lang w:val="en-US"/>
        </w:rPr>
        <w:t>”.</w:t>
      </w:r>
    </w:p>
    <w:p w:rsidR="00CF38C5" w:rsidRDefault="00297369" w14:paraId="000001BE" w14:textId="77777777">
      <w:pPr>
        <w:tabs>
          <w:tab w:val="left" w:pos="720"/>
        </w:tabs>
        <w:spacing w:line="240" w:lineRule="auto"/>
        <w:rPr>
          <w:rFonts w:ascii="Times New Roman" w:hAnsi="Times New Roman" w:eastAsia="Times New Roman" w:cs="Times New Roman"/>
          <w:sz w:val="24"/>
          <w:szCs w:val="24"/>
        </w:rPr>
      </w:pPr>
      <w:commentRangeEnd w:id="21"/>
      <w:r>
        <w:rPr>
          <w:rStyle w:val="CommentReference"/>
        </w:rPr>
        <w:commentReference w:id="21"/>
      </w:r>
      <w:commentRangeEnd w:id="1683846187"/>
      <w:r>
        <w:rPr>
          <w:rStyle w:val="CommentReference"/>
        </w:rPr>
        <w:commentReference w:id="1683846187"/>
      </w:r>
      <w:commentRangeEnd w:id="22"/>
      <w:r>
        <w:rPr>
          <w:rStyle w:val="CommentReference"/>
        </w:rPr>
        <w:commentReference w:id="22"/>
      </w:r>
    </w:p>
    <w:p w:rsidR="3F0C5AAD" w:rsidP="7825BD88" w:rsidRDefault="3F0C5AAD" w14:paraId="10378455" w14:textId="490D78F9">
      <w:pPr>
        <w:tabs>
          <w:tab w:val="left" w:leader="none" w:pos="720"/>
        </w:tabs>
        <w:spacing w:line="240" w:lineRule="auto"/>
        <w:rPr>
          <w:rFonts w:ascii="Times New Roman" w:hAnsi="Times New Roman" w:eastAsia="Times New Roman" w:cs="Times New Roman"/>
          <w:b w:val="1"/>
          <w:bCs w:val="1"/>
          <w:sz w:val="24"/>
          <w:szCs w:val="24"/>
        </w:rPr>
      </w:pPr>
      <w:r w:rsidRPr="2C18AD21" w:rsidR="3F0C5AAD">
        <w:rPr>
          <w:rFonts w:ascii="Times New Roman" w:hAnsi="Times New Roman" w:eastAsia="Times New Roman" w:cs="Times New Roman"/>
          <w:b w:val="1"/>
          <w:bCs w:val="1"/>
          <w:sz w:val="24"/>
          <w:szCs w:val="24"/>
          <w:lang w:val="en-US"/>
        </w:rPr>
        <w:t xml:space="preserve">Section </w:t>
      </w:r>
      <w:r w:rsidRPr="2C18AD21" w:rsidR="3F0C5AAD">
        <w:rPr>
          <w:rFonts w:ascii="Times New Roman" w:hAnsi="Times New Roman" w:eastAsia="Times New Roman" w:cs="Times New Roman"/>
          <w:b w:val="1"/>
          <w:bCs w:val="1"/>
          <w:sz w:val="24"/>
          <w:szCs w:val="24"/>
          <w:lang w:val="en-US"/>
        </w:rPr>
        <w:t>V.</w:t>
      </w:r>
      <w:r>
        <w:tab/>
      </w:r>
      <w:r w:rsidRPr="2C18AD21" w:rsidR="3F0C5AAD">
        <w:rPr>
          <w:rFonts w:ascii="Times New Roman" w:hAnsi="Times New Roman" w:eastAsia="Times New Roman" w:cs="Times New Roman"/>
          <w:b w:val="1"/>
          <w:bCs w:val="1"/>
          <w:sz w:val="24"/>
          <w:szCs w:val="24"/>
          <w:lang w:val="en-US"/>
        </w:rPr>
        <w:t>Pre-Recruitment</w:t>
      </w:r>
      <w:r w:rsidRPr="2C18AD21" w:rsidR="3F0C5AAD">
        <w:rPr>
          <w:rFonts w:ascii="Times New Roman" w:hAnsi="Times New Roman" w:eastAsia="Times New Roman" w:cs="Times New Roman"/>
          <w:b w:val="1"/>
          <w:bCs w:val="1"/>
          <w:sz w:val="24"/>
          <w:szCs w:val="24"/>
          <w:lang w:val="en-US"/>
        </w:rPr>
        <w:t xml:space="preserve"> Ev</w:t>
      </w:r>
      <w:r w:rsidRPr="2C18AD21" w:rsidR="3F0C5AAD">
        <w:rPr>
          <w:rFonts w:ascii="Times New Roman" w:hAnsi="Times New Roman" w:eastAsia="Times New Roman" w:cs="Times New Roman"/>
          <w:b w:val="1"/>
          <w:bCs w:val="1"/>
          <w:sz w:val="24"/>
          <w:szCs w:val="24"/>
          <w:lang w:val="en-US"/>
        </w:rPr>
        <w:t>ents</w:t>
      </w:r>
    </w:p>
    <w:p w:rsidR="1D6211E8" w:rsidP="7825BD88" w:rsidRDefault="1D6211E8" w14:paraId="07A64DF4" w14:textId="6776592E">
      <w:pPr>
        <w:tabs>
          <w:tab w:val="left" w:leader="none" w:pos="720"/>
        </w:tabs>
        <w:spacing w:line="240" w:lineRule="auto"/>
        <w:rPr>
          <w:rFonts w:ascii="Times New Roman" w:hAnsi="Times New Roman" w:eastAsia="Times New Roman" w:cs="Times New Roman"/>
          <w:b w:val="0"/>
          <w:bCs w:val="0"/>
          <w:sz w:val="24"/>
          <w:szCs w:val="24"/>
          <w:lang w:val="en-US"/>
          <w:rPrChange w:author="Gran Kennedy9-Student" w:date="2024-11-13T21:17:47.408Z" w:id="292663826">
            <w:rPr>
              <w:rFonts w:ascii="Times New Roman" w:hAnsi="Times New Roman" w:eastAsia="Times New Roman" w:cs="Times New Roman"/>
              <w:b w:val="1"/>
              <w:bCs w:val="1"/>
              <w:sz w:val="24"/>
              <w:szCs w:val="24"/>
              <w:lang w:val="en-US"/>
            </w:rPr>
          </w:rPrChange>
        </w:rPr>
      </w:pPr>
      <w:ins w:author="Gran Kennedy9-Student" w:date="2024-11-13T21:17:58.155Z" w:id="352220011">
        <w:r>
          <w:tab/>
        </w:r>
      </w:ins>
      <w:r w:rsidRPr="7825BD88" w:rsidR="1D6211E8">
        <w:rPr>
          <w:rFonts w:ascii="Times New Roman" w:hAnsi="Times New Roman" w:eastAsia="Times New Roman" w:cs="Times New Roman"/>
          <w:b w:val="0"/>
          <w:bCs w:val="0"/>
          <w:sz w:val="24"/>
          <w:szCs w:val="24"/>
          <w:lang w:val="en-US"/>
        </w:rPr>
        <w:t xml:space="preserve">Before the spring recruitment </w:t>
      </w:r>
      <w:r w:rsidRPr="7825BD88" w:rsidR="1D6211E8">
        <w:rPr>
          <w:rFonts w:ascii="Times New Roman" w:hAnsi="Times New Roman" w:eastAsia="Times New Roman" w:cs="Times New Roman"/>
          <w:b w:val="0"/>
          <w:bCs w:val="0"/>
          <w:sz w:val="24"/>
          <w:szCs w:val="24"/>
          <w:lang w:val="en-US"/>
        </w:rPr>
        <w:t>periods</w:t>
      </w:r>
      <w:r w:rsidRPr="7825BD88" w:rsidR="1D6211E8">
        <w:rPr>
          <w:rFonts w:ascii="Times New Roman" w:hAnsi="Times New Roman" w:eastAsia="Times New Roman" w:cs="Times New Roman"/>
          <w:b w:val="0"/>
          <w:bCs w:val="0"/>
          <w:sz w:val="24"/>
          <w:szCs w:val="24"/>
          <w:lang w:val="en-US"/>
        </w:rPr>
        <w:t>, each member ch</w:t>
      </w:r>
      <w:r w:rsidRPr="2C18AD21" w:rsidR="1D6211E8">
        <w:rPr>
          <w:rFonts w:ascii="Times New Roman" w:hAnsi="Times New Roman" w:eastAsia="Times New Roman" w:cs="Times New Roman"/>
          <w:b w:val="0"/>
          <w:bCs w:val="0"/>
          <w:sz w:val="24"/>
          <w:szCs w:val="24"/>
          <w:lang w:val="en-US"/>
        </w:rPr>
        <w:t xml:space="preserve">apter will have the opportunity to host </w:t>
      </w:r>
      <w:r w:rsidRPr="2C18AD21" w:rsidR="23D4820D">
        <w:rPr>
          <w:rFonts w:ascii="Times New Roman" w:hAnsi="Times New Roman" w:eastAsia="Times New Roman" w:cs="Times New Roman"/>
          <w:b w:val="0"/>
          <w:bCs w:val="0"/>
          <w:sz w:val="24"/>
          <w:szCs w:val="24"/>
          <w:lang w:val="en-US"/>
        </w:rPr>
        <w:t>up to two</w:t>
      </w:r>
      <w:r w:rsidRPr="2C18AD21" w:rsidR="1D6211E8">
        <w:rPr>
          <w:rFonts w:ascii="Times New Roman" w:hAnsi="Times New Roman" w:eastAsia="Times New Roman" w:cs="Times New Roman"/>
          <w:b w:val="0"/>
          <w:bCs w:val="0"/>
          <w:sz w:val="24"/>
          <w:szCs w:val="24"/>
          <w:lang w:val="en-US"/>
        </w:rPr>
        <w:t xml:space="preserve"> pre-rush event</w:t>
      </w:r>
      <w:r w:rsidRPr="2C18AD21" w:rsidR="18771F9C">
        <w:rPr>
          <w:rFonts w:ascii="Times New Roman" w:hAnsi="Times New Roman" w:eastAsia="Times New Roman" w:cs="Times New Roman"/>
          <w:b w:val="0"/>
          <w:bCs w:val="0"/>
          <w:sz w:val="24"/>
          <w:szCs w:val="24"/>
          <w:lang w:val="en-US"/>
        </w:rPr>
        <w:t>s</w:t>
      </w:r>
      <w:r w:rsidRPr="2C18AD21" w:rsidR="1D6211E8">
        <w:rPr>
          <w:rFonts w:ascii="Times New Roman" w:hAnsi="Times New Roman" w:eastAsia="Times New Roman" w:cs="Times New Roman"/>
          <w:b w:val="0"/>
          <w:bCs w:val="0"/>
          <w:sz w:val="24"/>
          <w:szCs w:val="24"/>
          <w:lang w:val="en-US"/>
        </w:rPr>
        <w:t xml:space="preserve">, a casual event aimed at including </w:t>
      </w:r>
      <w:r w:rsidRPr="2C18AD21" w:rsidR="6805336F">
        <w:rPr>
          <w:rFonts w:ascii="Times New Roman" w:hAnsi="Times New Roman" w:eastAsia="Times New Roman" w:cs="Times New Roman"/>
          <w:b w:val="0"/>
          <w:bCs w:val="0"/>
          <w:sz w:val="24"/>
          <w:szCs w:val="24"/>
          <w:lang w:val="en-US"/>
        </w:rPr>
        <w:t>P</w:t>
      </w:r>
      <w:r w:rsidRPr="2C18AD21" w:rsidR="1D6211E8">
        <w:rPr>
          <w:rFonts w:ascii="Times New Roman" w:hAnsi="Times New Roman" w:eastAsia="Times New Roman" w:cs="Times New Roman"/>
          <w:b w:val="0"/>
          <w:bCs w:val="0"/>
          <w:sz w:val="24"/>
          <w:szCs w:val="24"/>
          <w:lang w:val="en-US"/>
        </w:rPr>
        <w:t xml:space="preserve">otential </w:t>
      </w:r>
      <w:r w:rsidRPr="2C18AD21" w:rsidR="6CE34A0A">
        <w:rPr>
          <w:rFonts w:ascii="Times New Roman" w:hAnsi="Times New Roman" w:eastAsia="Times New Roman" w:cs="Times New Roman"/>
          <w:b w:val="0"/>
          <w:bCs w:val="0"/>
          <w:sz w:val="24"/>
          <w:szCs w:val="24"/>
          <w:lang w:val="en-US"/>
        </w:rPr>
        <w:t>N</w:t>
      </w:r>
      <w:r w:rsidRPr="2C18AD21" w:rsidR="1D6211E8">
        <w:rPr>
          <w:rFonts w:ascii="Times New Roman" w:hAnsi="Times New Roman" w:eastAsia="Times New Roman" w:cs="Times New Roman"/>
          <w:b w:val="0"/>
          <w:bCs w:val="0"/>
          <w:sz w:val="24"/>
          <w:szCs w:val="24"/>
          <w:lang w:val="en-US"/>
        </w:rPr>
        <w:t xml:space="preserve">ew </w:t>
      </w:r>
      <w:r w:rsidRPr="2C18AD21" w:rsidR="29912776">
        <w:rPr>
          <w:rFonts w:ascii="Times New Roman" w:hAnsi="Times New Roman" w:eastAsia="Times New Roman" w:cs="Times New Roman"/>
          <w:b w:val="0"/>
          <w:bCs w:val="0"/>
          <w:sz w:val="24"/>
          <w:szCs w:val="24"/>
          <w:lang w:val="en-US"/>
        </w:rPr>
        <w:t>M</w:t>
      </w:r>
      <w:r w:rsidRPr="7825BD88" w:rsidR="1D6211E8">
        <w:rPr>
          <w:rFonts w:ascii="Times New Roman" w:hAnsi="Times New Roman" w:eastAsia="Times New Roman" w:cs="Times New Roman"/>
          <w:b w:val="0"/>
          <w:bCs w:val="0"/>
          <w:sz w:val="24"/>
          <w:szCs w:val="24"/>
          <w:lang w:val="en-US"/>
        </w:rPr>
        <w:t xml:space="preserve">embers before the official recruitment period begins.  Each </w:t>
      </w:r>
      <w:r w:rsidRPr="7825BD88" w:rsidR="2A97E057">
        <w:rPr>
          <w:rFonts w:ascii="Times New Roman" w:hAnsi="Times New Roman" w:eastAsia="Times New Roman" w:cs="Times New Roman"/>
          <w:b w:val="0"/>
          <w:bCs w:val="0"/>
          <w:sz w:val="24"/>
          <w:szCs w:val="24"/>
          <w:lang w:val="en-US"/>
        </w:rPr>
        <w:t xml:space="preserve">chapter will have to </w:t>
      </w:r>
      <w:r w:rsidRPr="7825BD88" w:rsidR="2A97E057">
        <w:rPr>
          <w:rFonts w:ascii="Times New Roman" w:hAnsi="Times New Roman" w:eastAsia="Times New Roman" w:cs="Times New Roman"/>
          <w:b w:val="0"/>
          <w:bCs w:val="0"/>
          <w:sz w:val="24"/>
          <w:szCs w:val="24"/>
          <w:lang w:val="en-US"/>
        </w:rPr>
        <w:t>submit</w:t>
      </w:r>
      <w:r w:rsidRPr="7825BD88" w:rsidR="2A97E057">
        <w:rPr>
          <w:rFonts w:ascii="Times New Roman" w:hAnsi="Times New Roman" w:eastAsia="Times New Roman" w:cs="Times New Roman"/>
          <w:b w:val="0"/>
          <w:bCs w:val="0"/>
          <w:sz w:val="24"/>
          <w:szCs w:val="24"/>
          <w:lang w:val="en-US"/>
        </w:rPr>
        <w:t xml:space="preserve"> an approved plan for the event, inclu</w:t>
      </w:r>
      <w:r w:rsidRPr="7825BD88" w:rsidR="2A97E057">
        <w:rPr>
          <w:rFonts w:ascii="Times New Roman" w:hAnsi="Times New Roman" w:eastAsia="Times New Roman" w:cs="Times New Roman"/>
          <w:b w:val="0"/>
          <w:bCs w:val="0"/>
          <w:sz w:val="24"/>
          <w:szCs w:val="24"/>
          <w:lang w:val="en-US"/>
        </w:rPr>
        <w:t>ding what chapter members will be present, what potential new members will be invited, and transportation to and from if the event is to occ</w:t>
      </w:r>
      <w:r w:rsidRPr="7825BD88" w:rsidR="5A28C00D">
        <w:rPr>
          <w:rFonts w:ascii="Times New Roman" w:hAnsi="Times New Roman" w:eastAsia="Times New Roman" w:cs="Times New Roman"/>
          <w:b w:val="0"/>
          <w:bCs w:val="0"/>
          <w:sz w:val="24"/>
          <w:szCs w:val="24"/>
          <w:lang w:val="en-US"/>
        </w:rPr>
        <w:t xml:space="preserve">ur off-campus. </w:t>
      </w:r>
      <w:r w:rsidRPr="7825BD88" w:rsidR="5A28C00D">
        <w:rPr>
          <w:rFonts w:ascii="Times New Roman" w:hAnsi="Times New Roman" w:eastAsia="Times New Roman" w:cs="Times New Roman"/>
          <w:b w:val="0"/>
          <w:bCs w:val="0"/>
          <w:sz w:val="24"/>
          <w:szCs w:val="24"/>
          <w:lang w:val="en-US"/>
        </w:rPr>
        <w:t xml:space="preserve">Each pre-rush event will need to be approved </w:t>
      </w:r>
      <w:r w:rsidRPr="7825BD88" w:rsidR="5A28C00D">
        <w:rPr>
          <w:rFonts w:ascii="Times New Roman" w:hAnsi="Times New Roman" w:eastAsia="Times New Roman" w:cs="Times New Roman"/>
          <w:b w:val="0"/>
          <w:bCs w:val="0"/>
          <w:sz w:val="24"/>
          <w:szCs w:val="24"/>
          <w:lang w:val="en-US"/>
        </w:rPr>
        <w:t>by the IFC at a given date provided.</w:t>
      </w:r>
      <w:r w:rsidRPr="7825BD88" w:rsidR="5A28C00D">
        <w:rPr>
          <w:rFonts w:ascii="Times New Roman" w:hAnsi="Times New Roman" w:eastAsia="Times New Roman" w:cs="Times New Roman"/>
          <w:b w:val="0"/>
          <w:bCs w:val="0"/>
          <w:sz w:val="24"/>
          <w:szCs w:val="24"/>
          <w:lang w:val="en-US"/>
        </w:rPr>
        <w:t xml:space="preserve"> All recruitment ru</w:t>
      </w:r>
      <w:r w:rsidRPr="7825BD88" w:rsidR="1735B959">
        <w:rPr>
          <w:rFonts w:ascii="Times New Roman" w:hAnsi="Times New Roman" w:eastAsia="Times New Roman" w:cs="Times New Roman"/>
          <w:b w:val="0"/>
          <w:bCs w:val="0"/>
          <w:sz w:val="24"/>
          <w:szCs w:val="24"/>
          <w:lang w:val="en-US"/>
        </w:rPr>
        <w:t xml:space="preserve">les still apply to this event </w:t>
      </w:r>
      <w:r w:rsidRPr="2C18AD21" w:rsidR="1735B959">
        <w:rPr>
          <w:rFonts w:ascii="Times New Roman" w:hAnsi="Times New Roman" w:eastAsia="Times New Roman" w:cs="Times New Roman"/>
          <w:b w:val="0"/>
          <w:bCs w:val="0"/>
          <w:sz w:val="24"/>
          <w:szCs w:val="24"/>
          <w:lang w:val="en-US"/>
        </w:rPr>
        <w:t>an</w:t>
      </w:r>
      <w:r w:rsidRPr="7825BD88" w:rsidR="1658498A">
        <w:rPr>
          <w:rFonts w:ascii="Times New Roman" w:hAnsi="Times New Roman" w:eastAsia="Times New Roman" w:cs="Times New Roman"/>
          <w:b w:val="0"/>
          <w:bCs w:val="0"/>
          <w:sz w:val="24"/>
          <w:szCs w:val="24"/>
          <w:lang w:val="en-US"/>
        </w:rPr>
        <w:t>d</w:t>
      </w:r>
      <w:r w:rsidRPr="7825BD88" w:rsidR="1735B959">
        <w:rPr>
          <w:rFonts w:ascii="Times New Roman" w:hAnsi="Times New Roman" w:eastAsia="Times New Roman" w:cs="Times New Roman"/>
          <w:b w:val="0"/>
          <w:bCs w:val="0"/>
          <w:sz w:val="24"/>
          <w:szCs w:val="24"/>
          <w:lang w:val="en-US"/>
        </w:rPr>
        <w:t xml:space="preserve"> the IFC may </w:t>
      </w:r>
      <w:r w:rsidRPr="7825BD88" w:rsidR="6502725B">
        <w:rPr>
          <w:rFonts w:ascii="Times New Roman" w:hAnsi="Times New Roman" w:eastAsia="Times New Roman" w:cs="Times New Roman"/>
          <w:b w:val="0"/>
          <w:bCs w:val="0"/>
          <w:sz w:val="24"/>
          <w:szCs w:val="24"/>
          <w:lang w:val="en-US"/>
        </w:rPr>
        <w:t>disapprove</w:t>
      </w:r>
      <w:r w:rsidRPr="7825BD88" w:rsidR="1735B959">
        <w:rPr>
          <w:rFonts w:ascii="Times New Roman" w:hAnsi="Times New Roman" w:eastAsia="Times New Roman" w:cs="Times New Roman"/>
          <w:b w:val="0"/>
          <w:bCs w:val="0"/>
          <w:sz w:val="24"/>
          <w:szCs w:val="24"/>
          <w:lang w:val="en-US"/>
        </w:rPr>
        <w:t xml:space="preserve"> any pre-rush event at</w:t>
      </w:r>
      <w:r w:rsidRPr="7825BD88" w:rsidR="1735B959">
        <w:rPr>
          <w:rFonts w:ascii="Times New Roman" w:hAnsi="Times New Roman" w:eastAsia="Times New Roman" w:cs="Times New Roman"/>
          <w:b w:val="0"/>
          <w:bCs w:val="0"/>
          <w:sz w:val="24"/>
          <w:szCs w:val="24"/>
          <w:lang w:val="en-US"/>
        </w:rPr>
        <w:t xml:space="preserve"> their discretion if they believe recruitment rules are likely to be violated. </w:t>
      </w:r>
    </w:p>
    <w:p w:rsidR="3F0C5AAD" w:rsidP="2C18AD21" w:rsidRDefault="3F0C5AAD" w14:textId="1D8E9145" w14:paraId="6EC439A3">
      <w:pPr>
        <w:pStyle w:val="Normal"/>
        <w:tabs>
          <w:tab w:val="left" w:leader="none" w:pos="720"/>
        </w:tabs>
        <w:spacing w:line="240" w:lineRule="auto"/>
        <w:rPr>
          <w:ins w:author="Gran Kennedy9-Student" w:date="2024-11-06T15:43:07.081Z" w16du:dateUtc="2024-11-06T15:43:07.081Z" w:id="1628264274"/>
          <w:rFonts w:ascii="Times New Roman" w:hAnsi="Times New Roman" w:eastAsia="Times New Roman" w:cs="Times New Roman"/>
          <w:b w:val="1"/>
          <w:bCs w:val="1"/>
          <w:sz w:val="24"/>
          <w:szCs w:val="24"/>
        </w:rPr>
      </w:pPr>
      <w:ins w:author="Gran Kennedy9-Student" w:date="2024-11-06T15:43:15.511Z" w:id="653077567">
        <w:r>
          <w:tab/>
        </w:r>
      </w:ins>
    </w:p>
    <w:p w:rsidR="00CF38C5" w:rsidRDefault="00297369" w14:paraId="000001BF" w14:textId="77777777">
      <w:pPr>
        <w:tabs>
          <w:tab w:val="left" w:pos="720"/>
        </w:tabs>
        <w:spacing w:after="20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XIV: FINANCIAL MANAGEMENT POLICY</w:t>
      </w:r>
    </w:p>
    <w:p w:rsidR="00CF38C5" w:rsidP="2F96AED0" w:rsidRDefault="00297369" w14:paraId="000001C0"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 xml:space="preserve">I.  </w:t>
      </w:r>
      <w:r>
        <w:tab/>
      </w:r>
      <w:r w:rsidRPr="2F96AED0" w:rsidR="00297369">
        <w:rPr>
          <w:rFonts w:ascii="Times New Roman" w:hAnsi="Times New Roman" w:eastAsia="Times New Roman" w:cs="Times New Roman"/>
          <w:b w:val="1"/>
          <w:bCs w:val="1"/>
          <w:sz w:val="24"/>
          <w:szCs w:val="24"/>
          <w:lang w:val="en-US"/>
        </w:rPr>
        <w:t>Fiscal Year</w:t>
      </w:r>
    </w:p>
    <w:p w:rsidR="00CF38C5" w:rsidRDefault="00297369" w14:paraId="000001C1"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Fiscal Year shall be from July 1st to June 30th.</w:t>
      </w:r>
    </w:p>
    <w:p w:rsidR="00CF38C5" w:rsidP="2C18AD21" w:rsidRDefault="00CF38C5" w14:paraId="000001C5" w14:textId="588DEDCF">
      <w:pPr>
        <w:pStyle w:val="Normal"/>
        <w:spacing w:line="240" w:lineRule="auto"/>
        <w:rPr>
          <w:rFonts w:ascii="Times New Roman" w:hAnsi="Times New Roman" w:eastAsia="Times New Roman" w:cs="Times New Roman"/>
          <w:sz w:val="24"/>
          <w:szCs w:val="24"/>
        </w:rPr>
      </w:pPr>
    </w:p>
    <w:p w:rsidR="00CF38C5" w:rsidP="7825BD88" w:rsidRDefault="00297369" w14:paraId="000001C6" w14:textId="736E8E93">
      <w:pPr>
        <w:spacing w:line="240" w:lineRule="auto"/>
        <w:rPr>
          <w:rFonts w:ascii="Times New Roman" w:hAnsi="Times New Roman" w:eastAsia="Times New Roman" w:cs="Times New Roman"/>
          <w:b w:val="1"/>
          <w:bCs w:val="1"/>
          <w:sz w:val="24"/>
          <w:szCs w:val="24"/>
        </w:rPr>
      </w:pPr>
      <w:r w:rsidRPr="2C18AD21" w:rsidR="4EA20828">
        <w:rPr>
          <w:rFonts w:ascii="Times New Roman" w:hAnsi="Times New Roman" w:eastAsia="Times New Roman" w:cs="Times New Roman"/>
          <w:b w:val="1"/>
          <w:bCs w:val="1"/>
          <w:sz w:val="24"/>
          <w:szCs w:val="24"/>
        </w:rPr>
        <w:t>Section I</w:t>
      </w:r>
      <w:r w:rsidRPr="2C18AD21" w:rsidR="3897B725">
        <w:rPr>
          <w:rFonts w:ascii="Times New Roman" w:hAnsi="Times New Roman" w:eastAsia="Times New Roman" w:cs="Times New Roman"/>
          <w:b w:val="1"/>
          <w:bCs w:val="1"/>
          <w:sz w:val="24"/>
          <w:szCs w:val="24"/>
        </w:rPr>
        <w:t>I</w:t>
      </w:r>
      <w:r w:rsidRPr="2C18AD21" w:rsidR="4EA20828">
        <w:rPr>
          <w:rFonts w:ascii="Times New Roman" w:hAnsi="Times New Roman" w:eastAsia="Times New Roman" w:cs="Times New Roman"/>
          <w:b w:val="1"/>
          <w:bCs w:val="1"/>
          <w:sz w:val="24"/>
          <w:szCs w:val="24"/>
        </w:rPr>
        <w:t xml:space="preserve">.  </w:t>
      </w:r>
      <w:r>
        <w:tab/>
      </w:r>
      <w:r w:rsidRPr="2C18AD21" w:rsidR="4EA20828">
        <w:rPr>
          <w:rFonts w:ascii="Times New Roman" w:hAnsi="Times New Roman" w:eastAsia="Times New Roman" w:cs="Times New Roman"/>
          <w:b w:val="1"/>
          <w:bCs w:val="1"/>
          <w:sz w:val="24"/>
          <w:szCs w:val="24"/>
        </w:rPr>
        <w:t>Appropriate Use of IFC Funds</w:t>
      </w:r>
    </w:p>
    <w:p w:rsidR="00CF38C5" w:rsidP="2F96AED0" w:rsidRDefault="00297369" w14:paraId="000001C7"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IFC funds are under the </w:t>
      </w:r>
      <w:r w:rsidRPr="2F96AED0" w:rsidR="00297369">
        <w:rPr>
          <w:rFonts w:ascii="Times New Roman" w:hAnsi="Times New Roman" w:eastAsia="Times New Roman" w:cs="Times New Roman"/>
          <w:sz w:val="24"/>
          <w:szCs w:val="24"/>
          <w:lang w:val="en-US"/>
        </w:rPr>
        <w:t>jurisdiction</w:t>
      </w:r>
      <w:r w:rsidRPr="2F96AED0" w:rsidR="00297369">
        <w:rPr>
          <w:rFonts w:ascii="Times New Roman" w:hAnsi="Times New Roman" w:eastAsia="Times New Roman" w:cs="Times New Roman"/>
          <w:sz w:val="24"/>
          <w:szCs w:val="24"/>
          <w:lang w:val="en-US"/>
        </w:rPr>
        <w:t xml:space="preserve"> of the IFC member chapters and shall only be used in a manner that </w:t>
      </w:r>
      <w:r w:rsidRPr="2F96AED0" w:rsidR="00297369">
        <w:rPr>
          <w:rFonts w:ascii="Times New Roman" w:hAnsi="Times New Roman" w:eastAsia="Times New Roman" w:cs="Times New Roman"/>
          <w:sz w:val="24"/>
          <w:szCs w:val="24"/>
          <w:lang w:val="en-US"/>
        </w:rPr>
        <w:t>benefits</w:t>
      </w:r>
      <w:r w:rsidRPr="2F96AED0" w:rsidR="00297369">
        <w:rPr>
          <w:rFonts w:ascii="Times New Roman" w:hAnsi="Times New Roman" w:eastAsia="Times New Roman" w:cs="Times New Roman"/>
          <w:sz w:val="24"/>
          <w:szCs w:val="24"/>
          <w:lang w:val="en-US"/>
        </w:rPr>
        <w:t xml:space="preserve"> the fraternity community and that is congruent with the values of fraternity life. IFC funds shall not be used to </w:t>
      </w:r>
      <w:r w:rsidRPr="2F96AED0" w:rsidR="00297369">
        <w:rPr>
          <w:rFonts w:ascii="Times New Roman" w:hAnsi="Times New Roman" w:eastAsia="Times New Roman" w:cs="Times New Roman"/>
          <w:sz w:val="24"/>
          <w:szCs w:val="24"/>
          <w:lang w:val="en-US"/>
        </w:rPr>
        <w:t>purchase</w:t>
      </w:r>
      <w:r w:rsidRPr="2F96AED0" w:rsidR="00297369">
        <w:rPr>
          <w:rFonts w:ascii="Times New Roman" w:hAnsi="Times New Roman" w:eastAsia="Times New Roman" w:cs="Times New Roman"/>
          <w:sz w:val="24"/>
          <w:szCs w:val="24"/>
          <w:lang w:val="en-US"/>
        </w:rPr>
        <w:t xml:space="preserve"> alcoholic beverages.</w:t>
      </w:r>
    </w:p>
    <w:p w:rsidR="00CF38C5" w:rsidP="2C18AD21" w:rsidRDefault="00CF38C5" w14:paraId="000001D1" w14:textId="76105C36">
      <w:pPr>
        <w:pStyle w:val="Normal"/>
        <w:spacing w:line="240" w:lineRule="auto"/>
        <w:rPr>
          <w:rFonts w:ascii="Times New Roman" w:hAnsi="Times New Roman" w:eastAsia="Times New Roman" w:cs="Times New Roman"/>
          <w:b w:val="1"/>
          <w:bCs w:val="1"/>
          <w:sz w:val="24"/>
          <w:szCs w:val="24"/>
        </w:rPr>
      </w:pPr>
    </w:p>
    <w:p w:rsidR="00CF38C5" w:rsidP="2F96AED0" w:rsidRDefault="00297369" w14:paraId="000001D2" w14:textId="57C34445">
      <w:pPr>
        <w:spacing w:line="240" w:lineRule="auto"/>
        <w:rPr>
          <w:rFonts w:ascii="Times New Roman" w:hAnsi="Times New Roman" w:eastAsia="Times New Roman" w:cs="Times New Roman"/>
          <w:b w:val="1"/>
          <w:bCs w:val="1"/>
          <w:sz w:val="24"/>
          <w:szCs w:val="24"/>
          <w:lang w:val="en-US"/>
        </w:rPr>
      </w:pPr>
      <w:r w:rsidRPr="2C18AD21" w:rsidR="4EA20828">
        <w:rPr>
          <w:rFonts w:ascii="Times New Roman" w:hAnsi="Times New Roman" w:eastAsia="Times New Roman" w:cs="Times New Roman"/>
          <w:b w:val="1"/>
          <w:bCs w:val="1"/>
          <w:sz w:val="24"/>
          <w:szCs w:val="24"/>
          <w:lang w:val="en-US"/>
        </w:rPr>
        <w:t>S</w:t>
      </w:r>
      <w:r w:rsidRPr="2C18AD21" w:rsidR="4EA20828">
        <w:rPr>
          <w:rFonts w:ascii="Times New Roman" w:hAnsi="Times New Roman" w:eastAsia="Times New Roman" w:cs="Times New Roman"/>
          <w:b w:val="1"/>
          <w:bCs w:val="1"/>
          <w:sz w:val="24"/>
          <w:szCs w:val="24"/>
          <w:lang w:val="en-US"/>
        </w:rPr>
        <w:t xml:space="preserve">ection </w:t>
      </w:r>
      <w:r w:rsidRPr="2C18AD21" w:rsidR="4EA20828">
        <w:rPr>
          <w:rFonts w:ascii="Times New Roman" w:hAnsi="Times New Roman" w:eastAsia="Times New Roman" w:cs="Times New Roman"/>
          <w:b w:val="1"/>
          <w:bCs w:val="1"/>
          <w:sz w:val="24"/>
          <w:szCs w:val="24"/>
          <w:lang w:val="en-US"/>
        </w:rPr>
        <w:t>III.</w:t>
      </w:r>
      <w:r>
        <w:tab/>
      </w:r>
      <w:r w:rsidRPr="2C18AD21" w:rsidR="4EA20828">
        <w:rPr>
          <w:rFonts w:ascii="Times New Roman" w:hAnsi="Times New Roman" w:eastAsia="Times New Roman" w:cs="Times New Roman"/>
          <w:b w:val="1"/>
          <w:bCs w:val="1"/>
          <w:sz w:val="24"/>
          <w:szCs w:val="24"/>
          <w:lang w:val="en-US"/>
        </w:rPr>
        <w:t>Financial</w:t>
      </w:r>
      <w:r w:rsidRPr="2C18AD21" w:rsidR="4EA20828">
        <w:rPr>
          <w:rFonts w:ascii="Times New Roman" w:hAnsi="Times New Roman" w:eastAsia="Times New Roman" w:cs="Times New Roman"/>
          <w:b w:val="1"/>
          <w:bCs w:val="1"/>
          <w:sz w:val="24"/>
          <w:szCs w:val="24"/>
          <w:lang w:val="en-US"/>
        </w:rPr>
        <w:t xml:space="preserve"> Record Keeping</w:t>
      </w:r>
    </w:p>
    <w:p w:rsidR="00CF38C5" w:rsidP="2F96AED0" w:rsidRDefault="00297369" w14:paraId="000001D3" w14:textId="77777777">
      <w:pPr>
        <w:spacing w:line="240" w:lineRule="auto"/>
        <w:ind w:left="360"/>
        <w:rPr>
          <w:rFonts w:ascii="Times New Roman" w:hAnsi="Times New Roman" w:eastAsia="Times New Roman" w:cs="Times New Roman"/>
          <w:sz w:val="24"/>
          <w:szCs w:val="24"/>
          <w:lang w:val="en-US"/>
        </w:rPr>
      </w:pPr>
      <w:r w:rsidRPr="7825BD88" w:rsidR="4EA20828">
        <w:rPr>
          <w:rFonts w:ascii="Times New Roman" w:hAnsi="Times New Roman" w:eastAsia="Times New Roman" w:cs="Times New Roman"/>
          <w:sz w:val="24"/>
          <w:szCs w:val="24"/>
          <w:lang w:val="en-US"/>
        </w:rPr>
        <w:t xml:space="preserve">The IFC Vice President of Finance shall </w:t>
      </w:r>
      <w:r w:rsidRPr="7825BD88" w:rsidR="4EA20828">
        <w:rPr>
          <w:rFonts w:ascii="Times New Roman" w:hAnsi="Times New Roman" w:eastAsia="Times New Roman" w:cs="Times New Roman"/>
          <w:sz w:val="24"/>
          <w:szCs w:val="24"/>
          <w:lang w:val="en-US"/>
        </w:rPr>
        <w:t>maintain</w:t>
      </w:r>
      <w:r w:rsidRPr="7825BD88" w:rsidR="4EA20828">
        <w:rPr>
          <w:rFonts w:ascii="Times New Roman" w:hAnsi="Times New Roman" w:eastAsia="Times New Roman" w:cs="Times New Roman"/>
          <w:sz w:val="24"/>
          <w:szCs w:val="24"/>
          <w:lang w:val="en-US"/>
        </w:rPr>
        <w:t xml:space="preserve"> </w:t>
      </w:r>
      <w:r w:rsidRPr="7825BD88" w:rsidR="4EA20828">
        <w:rPr>
          <w:rFonts w:ascii="Times New Roman" w:hAnsi="Times New Roman" w:eastAsia="Times New Roman" w:cs="Times New Roman"/>
          <w:sz w:val="24"/>
          <w:szCs w:val="24"/>
          <w:lang w:val="en-US"/>
        </w:rPr>
        <w:t>accurate</w:t>
      </w:r>
      <w:r w:rsidRPr="7825BD88" w:rsidR="4EA20828">
        <w:rPr>
          <w:rFonts w:ascii="Times New Roman" w:hAnsi="Times New Roman" w:eastAsia="Times New Roman" w:cs="Times New Roman"/>
          <w:sz w:val="24"/>
          <w:szCs w:val="24"/>
          <w:lang w:val="en-US"/>
        </w:rPr>
        <w:t xml:space="preserve"> and organized financial records consisting of all receipts and invoices, copies of all monetary disbursements and deposits, IFC financial forms and reports, actual dues levied, canceled checks, ledgers, and journals.</w:t>
      </w:r>
    </w:p>
    <w:p w:rsidR="00CF38C5" w:rsidRDefault="00CF38C5" w14:paraId="000001D4" w14:textId="77777777">
      <w:pPr>
        <w:spacing w:line="240" w:lineRule="auto"/>
        <w:rPr>
          <w:rFonts w:ascii="Times New Roman" w:hAnsi="Times New Roman" w:eastAsia="Times New Roman" w:cs="Times New Roman"/>
          <w:b/>
          <w:sz w:val="24"/>
          <w:szCs w:val="24"/>
        </w:rPr>
      </w:pPr>
    </w:p>
    <w:p w:rsidR="00CF38C5" w:rsidRDefault="00297369" w14:paraId="000001D5"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XV: MEMBER CHAPTER FINANCIAL OBLIGATIONS</w:t>
      </w:r>
    </w:p>
    <w:p w:rsidR="00CF38C5" w:rsidRDefault="00CF38C5" w14:paraId="000001D6" w14:textId="77777777">
      <w:pPr>
        <w:spacing w:line="240" w:lineRule="auto"/>
        <w:rPr>
          <w:rFonts w:ascii="Times New Roman" w:hAnsi="Times New Roman" w:eastAsia="Times New Roman" w:cs="Times New Roman"/>
          <w:b/>
          <w:sz w:val="24"/>
          <w:szCs w:val="24"/>
        </w:rPr>
      </w:pPr>
    </w:p>
    <w:p w:rsidR="00CF38C5" w:rsidP="2F96AED0" w:rsidRDefault="00297369" w14:paraId="000001D7" w14:textId="77777777">
      <w:pPr>
        <w:spacing w:line="240" w:lineRule="auto"/>
        <w:rPr>
          <w:rFonts w:ascii="Times New Roman" w:hAnsi="Times New Roman" w:eastAsia="Times New Roman" w:cs="Times New Roman"/>
          <w:b w:val="1"/>
          <w:bCs w:val="1"/>
          <w:sz w:val="24"/>
          <w:szCs w:val="24"/>
          <w:lang w:val="en-US"/>
        </w:rPr>
      </w:pPr>
      <w:commentRangeStart w:id="583639564"/>
      <w:r w:rsidRPr="2C18AD21" w:rsidR="4EA20828">
        <w:rPr>
          <w:rFonts w:ascii="Times New Roman" w:hAnsi="Times New Roman" w:eastAsia="Times New Roman" w:cs="Times New Roman"/>
          <w:b w:val="1"/>
          <w:bCs w:val="1"/>
          <w:sz w:val="24"/>
          <w:szCs w:val="24"/>
          <w:lang w:val="en-US"/>
        </w:rPr>
        <w:t xml:space="preserve">Section </w:t>
      </w:r>
      <w:r w:rsidRPr="2C18AD21" w:rsidR="4EA20828">
        <w:rPr>
          <w:rFonts w:ascii="Times New Roman" w:hAnsi="Times New Roman" w:eastAsia="Times New Roman" w:cs="Times New Roman"/>
          <w:b w:val="1"/>
          <w:bCs w:val="1"/>
          <w:sz w:val="24"/>
          <w:szCs w:val="24"/>
          <w:lang w:val="en-US"/>
        </w:rPr>
        <w:t xml:space="preserve">I.  </w:t>
      </w:r>
      <w:r>
        <w:tab/>
      </w:r>
      <w:r w:rsidRPr="2C18AD21" w:rsidR="4EA20828">
        <w:rPr>
          <w:rFonts w:ascii="Times New Roman" w:hAnsi="Times New Roman" w:eastAsia="Times New Roman" w:cs="Times New Roman"/>
          <w:b w:val="1"/>
          <w:bCs w:val="1"/>
          <w:sz w:val="24"/>
          <w:szCs w:val="24"/>
          <w:lang w:val="en-US"/>
        </w:rPr>
        <w:t>IFC Initiated Member Chapter Dues</w:t>
      </w:r>
    </w:p>
    <w:p w:rsidR="00CF38C5" w:rsidRDefault="00297369" w14:paraId="000001D8" w14:textId="77777777">
      <w:pPr>
        <w:spacing w:line="240" w:lineRule="auto"/>
        <w:ind w:left="360"/>
        <w:rPr>
          <w:rFonts w:ascii="Times New Roman" w:hAnsi="Times New Roman" w:eastAsia="Times New Roman" w:cs="Times New Roman"/>
          <w:sz w:val="24"/>
          <w:szCs w:val="24"/>
        </w:rPr>
      </w:pPr>
      <w:r w:rsidRPr="2C18AD21" w:rsidR="4EA20828">
        <w:rPr>
          <w:rFonts w:ascii="Times New Roman" w:hAnsi="Times New Roman" w:eastAsia="Times New Roman" w:cs="Times New Roman"/>
          <w:sz w:val="24"/>
          <w:szCs w:val="24"/>
        </w:rPr>
        <w:t xml:space="preserve">The term dues for each member chapter shall be fixed at $20 per initiated member. </w:t>
      </w:r>
      <w:commentRangeEnd w:id="583639564"/>
      <w:r>
        <w:rPr>
          <w:rStyle w:val="CommentReference"/>
        </w:rPr>
        <w:commentReference w:id="583639564"/>
      </w:r>
    </w:p>
    <w:p w:rsidR="00CF38C5" w:rsidRDefault="00CF38C5" w14:paraId="000001D9" w14:textId="77777777">
      <w:pPr>
        <w:spacing w:line="240" w:lineRule="auto"/>
        <w:rPr>
          <w:rFonts w:ascii="Times New Roman" w:hAnsi="Times New Roman" w:eastAsia="Times New Roman" w:cs="Times New Roman"/>
          <w:sz w:val="24"/>
          <w:szCs w:val="24"/>
        </w:rPr>
      </w:pPr>
    </w:p>
    <w:p w:rsidR="00CF38C5" w:rsidP="2F96AED0" w:rsidRDefault="00297369" w14:paraId="000001DA"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sz w:val="24"/>
          <w:szCs w:val="24"/>
          <w:lang w:val="en-US"/>
        </w:rPr>
        <w:t>.</w:t>
      </w:r>
      <w:r w:rsidRPr="2F96AED0" w:rsidR="00297369">
        <w:rPr>
          <w:rFonts w:ascii="Times New Roman" w:hAnsi="Times New Roman" w:eastAsia="Times New Roman" w:cs="Times New Roman"/>
          <w:b w:val="1"/>
          <w:bCs w:val="1"/>
          <w:sz w:val="24"/>
          <w:szCs w:val="24"/>
          <w:lang w:val="en-US"/>
        </w:rPr>
        <w:t>Section</w:t>
      </w:r>
      <w:r w:rsidRPr="2F96AED0" w:rsidR="00297369">
        <w:rPr>
          <w:rFonts w:ascii="Times New Roman" w:hAnsi="Times New Roman" w:eastAsia="Times New Roman" w:cs="Times New Roman"/>
          <w:b w:val="1"/>
          <w:bCs w:val="1"/>
          <w:sz w:val="24"/>
          <w:szCs w:val="24"/>
          <w:lang w:val="en-US"/>
        </w:rPr>
        <w:t xml:space="preserve"> II.  </w:t>
      </w:r>
      <w:r>
        <w:tab/>
      </w:r>
      <w:r w:rsidRPr="2F96AED0" w:rsidR="00297369">
        <w:rPr>
          <w:rFonts w:ascii="Times New Roman" w:hAnsi="Times New Roman" w:eastAsia="Times New Roman" w:cs="Times New Roman"/>
          <w:b w:val="1"/>
          <w:bCs w:val="1"/>
          <w:sz w:val="24"/>
          <w:szCs w:val="24"/>
          <w:lang w:val="en-US"/>
        </w:rPr>
        <w:t>Establishment of IFC Member Chapter Dues</w:t>
      </w:r>
    </w:p>
    <w:p w:rsidR="00CF38C5" w:rsidP="2F96AED0" w:rsidRDefault="00297369" w14:paraId="000001DB"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Any proposed amendment to the established per initiated member dues in Section I of this Article shall be </w:t>
      </w:r>
      <w:r w:rsidRPr="2F96AED0" w:rsidR="00297369">
        <w:rPr>
          <w:rFonts w:ascii="Times New Roman" w:hAnsi="Times New Roman" w:eastAsia="Times New Roman" w:cs="Times New Roman"/>
          <w:sz w:val="24"/>
          <w:szCs w:val="24"/>
          <w:lang w:val="en-US"/>
        </w:rPr>
        <w:t>initiated</w:t>
      </w:r>
      <w:r w:rsidRPr="2F96AED0" w:rsidR="00297369">
        <w:rPr>
          <w:rFonts w:ascii="Times New Roman" w:hAnsi="Times New Roman" w:eastAsia="Times New Roman" w:cs="Times New Roman"/>
          <w:sz w:val="24"/>
          <w:szCs w:val="24"/>
          <w:lang w:val="en-US"/>
        </w:rPr>
        <w:t xml:space="preserve"> utilizing the following protocol:</w:t>
      </w:r>
    </w:p>
    <w:p w:rsidR="00CF38C5" w:rsidP="2F96AED0" w:rsidRDefault="00297369" w14:paraId="000001DC" w14:textId="77777777">
      <w:pPr>
        <w:numPr>
          <w:ilvl w:val="0"/>
          <w:numId w:val="28"/>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If the IFC Executive Board </w:t>
      </w:r>
      <w:r w:rsidRPr="2F96AED0" w:rsidR="00297369">
        <w:rPr>
          <w:rFonts w:ascii="Times New Roman" w:hAnsi="Times New Roman" w:eastAsia="Times New Roman" w:cs="Times New Roman"/>
          <w:sz w:val="24"/>
          <w:szCs w:val="24"/>
          <w:lang w:val="en-US"/>
        </w:rPr>
        <w:t>determines</w:t>
      </w:r>
      <w:r w:rsidRPr="2F96AED0" w:rsidR="00297369">
        <w:rPr>
          <w:rFonts w:ascii="Times New Roman" w:hAnsi="Times New Roman" w:eastAsia="Times New Roman" w:cs="Times New Roman"/>
          <w:sz w:val="24"/>
          <w:szCs w:val="24"/>
          <w:lang w:val="en-US"/>
        </w:rPr>
        <w:t xml:space="preserve"> a need to amend the established per initiated member dues amount, it shall charge the IFC Finance Committee with assessing the current dues amount and providing a recommendation for </w:t>
      </w:r>
      <w:r w:rsidRPr="2F96AED0" w:rsidR="00297369">
        <w:rPr>
          <w:rFonts w:ascii="Times New Roman" w:hAnsi="Times New Roman" w:eastAsia="Times New Roman" w:cs="Times New Roman"/>
          <w:sz w:val="24"/>
          <w:szCs w:val="24"/>
          <w:lang w:val="en-US"/>
        </w:rPr>
        <w:t>possible amendments</w:t>
      </w:r>
      <w:r w:rsidRPr="2F96AED0" w:rsidR="00297369">
        <w:rPr>
          <w:rFonts w:ascii="Times New Roman" w:hAnsi="Times New Roman" w:eastAsia="Times New Roman" w:cs="Times New Roman"/>
          <w:sz w:val="24"/>
          <w:szCs w:val="24"/>
          <w:lang w:val="en-US"/>
        </w:rPr>
        <w:t>.</w:t>
      </w:r>
    </w:p>
    <w:p w:rsidR="00CF38C5" w:rsidRDefault="00297369" w14:paraId="000001DD" w14:textId="77777777">
      <w:pPr>
        <w:numPr>
          <w:ilvl w:val="0"/>
          <w:numId w:val="28"/>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Executive Board shall consider any recommendations made by the IFC Finance Committee and propose an amendment to the dues amount to the IFC General Body.</w:t>
      </w:r>
    </w:p>
    <w:p w:rsidR="00CF38C5" w:rsidP="2F96AED0" w:rsidRDefault="00297369" w14:paraId="000001DE" w14:textId="77777777">
      <w:pPr>
        <w:numPr>
          <w:ilvl w:val="0"/>
          <w:numId w:val="28"/>
        </w:numPr>
        <w:spacing w:line="240" w:lineRule="auto"/>
        <w:ind w:left="1080" w:hanging="378"/>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 2/3 vote of the IFC General Body </w:t>
      </w:r>
      <w:r w:rsidRPr="2F96AED0" w:rsidR="00297369">
        <w:rPr>
          <w:rFonts w:ascii="Times New Roman" w:hAnsi="Times New Roman" w:eastAsia="Times New Roman" w:cs="Times New Roman"/>
          <w:sz w:val="24"/>
          <w:szCs w:val="24"/>
          <w:lang w:val="en-US"/>
        </w:rPr>
        <w:t>is required to</w:t>
      </w:r>
      <w:r w:rsidRPr="2F96AED0" w:rsidR="00297369">
        <w:rPr>
          <w:rFonts w:ascii="Times New Roman" w:hAnsi="Times New Roman" w:eastAsia="Times New Roman" w:cs="Times New Roman"/>
          <w:sz w:val="24"/>
          <w:szCs w:val="24"/>
          <w:lang w:val="en-US"/>
        </w:rPr>
        <w:t xml:space="preserve"> amend the IFC member chapter dues amount.</w:t>
      </w:r>
    </w:p>
    <w:p w:rsidR="00CF38C5" w:rsidRDefault="00CF38C5" w14:paraId="000001DF" w14:textId="77777777">
      <w:pPr>
        <w:spacing w:line="240" w:lineRule="auto"/>
        <w:rPr>
          <w:rFonts w:ascii="Times New Roman" w:hAnsi="Times New Roman" w:eastAsia="Times New Roman" w:cs="Times New Roman"/>
          <w:b/>
          <w:sz w:val="24"/>
          <w:szCs w:val="24"/>
        </w:rPr>
      </w:pPr>
    </w:p>
    <w:p w:rsidR="00CF38C5" w:rsidRDefault="00297369" w14:paraId="000001E0"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III.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IFC Member Chapter Dues Assessment</w:t>
      </w:r>
    </w:p>
    <w:p w:rsidR="00CF38C5" w:rsidP="2F96AED0" w:rsidRDefault="00297369" w14:paraId="000001E1" w14:textId="74BE44F6">
      <w:pPr>
        <w:spacing w:line="240" w:lineRule="auto"/>
        <w:ind w:left="360"/>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 xml:space="preserve">The aggregate total of dues assessed shall be based upon each member chapter’s term Initiated Member Roster that is filed with the Office of </w:t>
      </w:r>
      <w:r w:rsidRPr="2C18AD21" w:rsidR="31C9A246">
        <w:rPr>
          <w:rFonts w:ascii="Times New Roman" w:hAnsi="Times New Roman" w:eastAsia="Times New Roman" w:cs="Times New Roman"/>
          <w:sz w:val="24"/>
          <w:szCs w:val="24"/>
          <w:lang w:val="en-US"/>
        </w:rPr>
        <w:t>Student Involvement.</w:t>
      </w:r>
      <w:r w:rsidRPr="2C18AD21" w:rsidR="4EA20828">
        <w:rPr>
          <w:rFonts w:ascii="Times New Roman" w:hAnsi="Times New Roman" w:eastAsia="Times New Roman" w:cs="Times New Roman"/>
          <w:sz w:val="24"/>
          <w:szCs w:val="24"/>
          <w:lang w:val="en-US"/>
        </w:rPr>
        <w:t>The IFC Vice President of Finance shall invoice each member chapter within one week of receipt of an Initiated Member Roster or New Member Roster. Invoices shall be paid within two weeks of receipt.</w:t>
      </w:r>
    </w:p>
    <w:p w:rsidR="00CF38C5" w:rsidRDefault="00CF38C5" w14:paraId="000001E2" w14:textId="77777777">
      <w:pPr>
        <w:spacing w:line="240" w:lineRule="auto"/>
        <w:rPr>
          <w:rFonts w:ascii="Times New Roman" w:hAnsi="Times New Roman" w:eastAsia="Times New Roman" w:cs="Times New Roman"/>
          <w:b/>
          <w:sz w:val="24"/>
          <w:szCs w:val="24"/>
        </w:rPr>
      </w:pPr>
    </w:p>
    <w:p w:rsidR="00CF38C5" w:rsidRDefault="00297369" w14:paraId="000001E3" w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Section IV.   </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Delinquent Payments</w:t>
      </w:r>
    </w:p>
    <w:p w:rsidR="00CF38C5" w:rsidRDefault="00297369" w14:paraId="000001E4" w14:textId="2A5B97D8">
      <w:pPr>
        <w:spacing w:line="240" w:lineRule="auto"/>
        <w:ind w:left="360"/>
        <w:rPr>
          <w:rFonts w:ascii="Times New Roman" w:hAnsi="Times New Roman" w:eastAsia="Times New Roman" w:cs="Times New Roman"/>
          <w:sz w:val="24"/>
          <w:szCs w:val="24"/>
        </w:rPr>
      </w:pPr>
      <w:r w:rsidRPr="7825BD88" w:rsidR="4EA20828">
        <w:rPr>
          <w:rFonts w:ascii="Times New Roman" w:hAnsi="Times New Roman" w:eastAsia="Times New Roman" w:cs="Times New Roman"/>
          <w:sz w:val="24"/>
          <w:szCs w:val="24"/>
        </w:rPr>
        <w:t>Any amount unpaid by the due date shall result in a 10% penalty and loss of voting rights in the IFC General Body until payment has been made. Any amount unpaid within one month of the due date shall result in the member chapter being referred to the IFC Vice President of Social Standards &amp; Risk Management for possible judicial action.</w:t>
      </w:r>
    </w:p>
    <w:p w:rsidR="00CF38C5" w:rsidRDefault="00CF38C5" w14:paraId="000001E5" w14:textId="77777777">
      <w:pPr>
        <w:spacing w:line="240" w:lineRule="auto"/>
        <w:ind w:left="360"/>
        <w:rPr>
          <w:rFonts w:ascii="Times New Roman" w:hAnsi="Times New Roman" w:eastAsia="Times New Roman" w:cs="Times New Roman"/>
          <w:sz w:val="24"/>
          <w:szCs w:val="24"/>
        </w:rPr>
      </w:pPr>
    </w:p>
    <w:p w:rsidR="00CF38C5" w:rsidRDefault="00297369" w14:paraId="000001E6" w14:textId="77777777">
      <w:pPr>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XVI: EXPANSION POLICY</w:t>
      </w:r>
    </w:p>
    <w:p w:rsidR="00CF38C5" w:rsidRDefault="00CF38C5" w14:paraId="000001E7" w14:textId="77777777">
      <w:pPr>
        <w:spacing w:line="240" w:lineRule="auto"/>
        <w:rPr>
          <w:rFonts w:ascii="Times New Roman" w:hAnsi="Times New Roman" w:eastAsia="Times New Roman" w:cs="Times New Roman"/>
          <w:sz w:val="24"/>
          <w:szCs w:val="24"/>
        </w:rPr>
      </w:pPr>
    </w:p>
    <w:p w:rsidR="00CF38C5" w:rsidP="2F96AED0" w:rsidRDefault="00297369" w14:paraId="000001E8"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w:t>
      </w:r>
      <w:r>
        <w:tab/>
      </w:r>
      <w:r w:rsidRPr="2F96AED0" w:rsidR="00297369">
        <w:rPr>
          <w:rFonts w:ascii="Times New Roman" w:hAnsi="Times New Roman" w:eastAsia="Times New Roman" w:cs="Times New Roman"/>
          <w:b w:val="1"/>
          <w:bCs w:val="1"/>
          <w:sz w:val="24"/>
          <w:szCs w:val="24"/>
          <w:lang w:val="en-US"/>
        </w:rPr>
        <w:t>General</w:t>
      </w:r>
      <w:r w:rsidRPr="2F96AED0" w:rsidR="00297369">
        <w:rPr>
          <w:rFonts w:ascii="Times New Roman" w:hAnsi="Times New Roman" w:eastAsia="Times New Roman" w:cs="Times New Roman"/>
          <w:b w:val="1"/>
          <w:bCs w:val="1"/>
          <w:sz w:val="24"/>
          <w:szCs w:val="24"/>
          <w:lang w:val="en-US"/>
        </w:rPr>
        <w:t xml:space="preserve"> Philosophy</w:t>
      </w:r>
    </w:p>
    <w:p w:rsidR="00CF38C5" w:rsidRDefault="00297369" w14:paraId="000001E9"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Realizing the importance of controlled growth to the continuance of the IFC men's fraternity community, the Interfraternity Council of Furman University hereby sets forth the following policy and procedures for expansion and colonization on the Furman University campus. </w:t>
      </w:r>
    </w:p>
    <w:p w:rsidR="00CF38C5" w:rsidRDefault="00297369" w14:paraId="000001EA" w14:textId="77777777">
      <w:pPr>
        <w:numPr>
          <w:ilvl w:val="0"/>
          <w:numId w:val="7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and the University jointly reserve the right to invite specific national fraternities to colonize at the University. </w:t>
      </w:r>
    </w:p>
    <w:p w:rsidR="00CF38C5" w:rsidRDefault="00297369" w14:paraId="000001EB" w14:textId="77777777">
      <w:pPr>
        <w:numPr>
          <w:ilvl w:val="0"/>
          <w:numId w:val="7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fraternities shall be subject to the expansion policy from the time of first contact with the IFC and/or the Greek Life staff until accepted as a member of the IFC. </w:t>
      </w:r>
    </w:p>
    <w:p w:rsidR="00CF38C5" w:rsidP="2F96AED0" w:rsidRDefault="00297369" w14:paraId="000001EC" w14:textId="77777777">
      <w:pPr>
        <w:numPr>
          <w:ilvl w:val="0"/>
          <w:numId w:val="70"/>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Expansion is a </w:t>
      </w:r>
      <w:r w:rsidRPr="2F96AED0" w:rsidR="00297369">
        <w:rPr>
          <w:rFonts w:ascii="Times New Roman" w:hAnsi="Times New Roman" w:eastAsia="Times New Roman" w:cs="Times New Roman"/>
          <w:sz w:val="24"/>
          <w:szCs w:val="24"/>
          <w:lang w:val="en-US"/>
        </w:rPr>
        <w:t>step by step</w:t>
      </w:r>
      <w:r w:rsidRPr="2F96AED0" w:rsidR="00297369">
        <w:rPr>
          <w:rFonts w:ascii="Times New Roman" w:hAnsi="Times New Roman" w:eastAsia="Times New Roman" w:cs="Times New Roman"/>
          <w:sz w:val="24"/>
          <w:szCs w:val="24"/>
          <w:lang w:val="en-US"/>
        </w:rPr>
        <w:t xml:space="preserve"> process and the completion of one or more steps in no way guarantees a commitment to extend an invitation to colonize. </w:t>
      </w:r>
    </w:p>
    <w:p w:rsidR="00CF38C5" w:rsidP="2F96AED0" w:rsidRDefault="00297369" w14:paraId="000001ED" w14:textId="77777777">
      <w:pPr>
        <w:numPr>
          <w:ilvl w:val="0"/>
          <w:numId w:val="70"/>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University does not recognize local fraternities. All men's fraternities who </w:t>
      </w:r>
      <w:r w:rsidRPr="2F96AED0" w:rsidR="00297369">
        <w:rPr>
          <w:rFonts w:ascii="Times New Roman" w:hAnsi="Times New Roman" w:eastAsia="Times New Roman" w:cs="Times New Roman"/>
          <w:sz w:val="24"/>
          <w:szCs w:val="24"/>
          <w:lang w:val="en-US"/>
        </w:rPr>
        <w:t>desire</w:t>
      </w:r>
      <w:r w:rsidRPr="2F96AED0" w:rsidR="00297369">
        <w:rPr>
          <w:rFonts w:ascii="Times New Roman" w:hAnsi="Times New Roman" w:eastAsia="Times New Roman" w:cs="Times New Roman"/>
          <w:sz w:val="24"/>
          <w:szCs w:val="24"/>
          <w:lang w:val="en-US"/>
        </w:rPr>
        <w:t xml:space="preserve"> membership in the IFC at Furman University must have affiliation with a national organization.</w:t>
      </w:r>
    </w:p>
    <w:p w:rsidR="00CF38C5" w:rsidRDefault="00297369" w14:paraId="000001EE" w14:textId="77777777">
      <w:pPr>
        <w:numPr>
          <w:ilvl w:val="0"/>
          <w:numId w:val="70"/>
        </w:numPr>
        <w:spacing w:line="240" w:lineRule="auto"/>
        <w:ind w:left="1080"/>
        <w:rPr>
          <w:rFonts w:ascii="Times New Roman" w:hAnsi="Times New Roman" w:eastAsia="Times New Roman" w:cs="Times New Roman"/>
          <w:sz w:val="24"/>
          <w:szCs w:val="24"/>
        </w:rPr>
      </w:pPr>
      <w:r>
        <w:rPr>
          <w:rFonts w:ascii="Times New Roman" w:hAnsi="Times New Roman" w:eastAsia="Times New Roman" w:cs="Times New Roman"/>
          <w:sz w:val="24"/>
          <w:szCs w:val="24"/>
        </w:rPr>
        <w:t>Failure of a national organization to adhere to the IFC and University policy may result in lack of recognition in the future.</w:t>
      </w:r>
    </w:p>
    <w:p w:rsidR="00CF38C5" w:rsidP="2F96AED0" w:rsidRDefault="00297369" w14:paraId="000001EF" w14:textId="77777777">
      <w:pPr>
        <w:numPr>
          <w:ilvl w:val="0"/>
          <w:numId w:val="70"/>
        </w:numPr>
        <w:spacing w:line="240" w:lineRule="auto"/>
        <w:ind w:left="108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IFC may decide at any time to create and/or change any expansionary policy(</w:t>
      </w:r>
      <w:r w:rsidRPr="2F96AED0" w:rsidR="00297369">
        <w:rPr>
          <w:rFonts w:ascii="Times New Roman" w:hAnsi="Times New Roman" w:eastAsia="Times New Roman" w:cs="Times New Roman"/>
          <w:sz w:val="24"/>
          <w:szCs w:val="24"/>
          <w:lang w:val="en-US"/>
        </w:rPr>
        <w:t>ies</w:t>
      </w:r>
      <w:r w:rsidRPr="2F96AED0" w:rsidR="00297369">
        <w:rPr>
          <w:rFonts w:ascii="Times New Roman" w:hAnsi="Times New Roman" w:eastAsia="Times New Roman" w:cs="Times New Roman"/>
          <w:sz w:val="24"/>
          <w:szCs w:val="24"/>
          <w:lang w:val="en-US"/>
        </w:rPr>
        <w:t>) with a 2/3 majority vote.</w:t>
      </w:r>
    </w:p>
    <w:p w:rsidR="00CF38C5" w:rsidRDefault="00CF38C5" w14:paraId="000001F0" w14:textId="77777777">
      <w:pPr>
        <w:spacing w:line="240" w:lineRule="auto"/>
        <w:ind w:left="720"/>
        <w:rPr>
          <w:rFonts w:ascii="Times New Roman" w:hAnsi="Times New Roman" w:eastAsia="Times New Roman" w:cs="Times New Roman"/>
          <w:sz w:val="24"/>
          <w:szCs w:val="24"/>
        </w:rPr>
      </w:pPr>
    </w:p>
    <w:p w:rsidR="00CF38C5" w:rsidP="2F96AED0" w:rsidRDefault="00297369" w14:paraId="000001F1"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II</w:t>
      </w:r>
      <w:r>
        <w:tab/>
      </w:r>
      <w:r w:rsidRPr="2F96AED0" w:rsidR="00297369">
        <w:rPr>
          <w:rFonts w:ascii="Times New Roman" w:hAnsi="Times New Roman" w:eastAsia="Times New Roman" w:cs="Times New Roman"/>
          <w:b w:val="1"/>
          <w:bCs w:val="1"/>
          <w:sz w:val="24"/>
          <w:szCs w:val="24"/>
          <w:lang w:val="en-US"/>
        </w:rPr>
        <w:t>Expansion</w:t>
      </w:r>
      <w:r w:rsidRPr="2F96AED0" w:rsidR="00297369">
        <w:rPr>
          <w:rFonts w:ascii="Times New Roman" w:hAnsi="Times New Roman" w:eastAsia="Times New Roman" w:cs="Times New Roman"/>
          <w:b w:val="1"/>
          <w:bCs w:val="1"/>
          <w:sz w:val="24"/>
          <w:szCs w:val="24"/>
          <w:lang w:val="en-US"/>
        </w:rPr>
        <w:t xml:space="preserve"> Process</w:t>
      </w:r>
    </w:p>
    <w:p w:rsidR="00CF38C5" w:rsidRDefault="00297369" w14:paraId="000001F2" w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Fraternity expansion at Furman University shall follow the following steps:</w:t>
      </w:r>
    </w:p>
    <w:p w:rsidR="00CF38C5" w:rsidRDefault="00297369" w14:paraId="000001F3" w14:textId="77777777">
      <w:pPr>
        <w:numPr>
          <w:ilvl w:val="0"/>
          <w:numId w:val="57"/>
        </w:numPr>
        <w:spacing w:line="240" w:lineRule="auto"/>
        <w:rPr>
          <w:rFonts w:ascii="Times New Roman" w:hAnsi="Times New Roman" w:eastAsia="Times New Roman" w:cs="Times New Roman"/>
          <w:sz w:val="24"/>
          <w:szCs w:val="24"/>
        </w:rPr>
      </w:pPr>
      <w:commentRangeStart w:id="23"/>
      <w:r>
        <w:rPr>
          <w:rFonts w:ascii="Times New Roman" w:hAnsi="Times New Roman" w:eastAsia="Times New Roman" w:cs="Times New Roman"/>
          <w:sz w:val="24"/>
          <w:szCs w:val="24"/>
        </w:rPr>
        <w:t>Pre-discussion:</w:t>
      </w:r>
    </w:p>
    <w:p w:rsidR="00CF38C5" w:rsidRDefault="00297369" w14:paraId="000001F4" w14:textId="77777777">
      <w:pPr>
        <w:spacing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The IFC President and IFC Advisor shall confer with the office of Student Life and Furman Administration prior to any formal discussion of Expansion. The expansion process may begin when given approval</w:t>
      </w:r>
      <w:commentRangeEnd w:id="23"/>
      <w:r>
        <w:commentReference w:id="23"/>
      </w:r>
      <w:r>
        <w:rPr>
          <w:rFonts w:ascii="Times New Roman" w:hAnsi="Times New Roman" w:eastAsia="Times New Roman" w:cs="Times New Roman"/>
          <w:sz w:val="24"/>
          <w:szCs w:val="24"/>
        </w:rPr>
        <w:t>.</w:t>
      </w:r>
    </w:p>
    <w:p w:rsidR="00CF38C5" w:rsidRDefault="00297369" w14:paraId="000001F5" w14:textId="77777777">
      <w:pPr>
        <w:numPr>
          <w:ilvl w:val="0"/>
          <w:numId w:val="5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Discussion</w:t>
      </w:r>
    </w:p>
    <w:p w:rsidR="00CF38C5" w:rsidRDefault="00297369" w14:paraId="000001F6" w14:textId="77777777">
      <w:pPr>
        <w:numPr>
          <w:ilvl w:val="0"/>
          <w:numId w:val="2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begin the Discussion Stage, a motion must be made to discuss expansion and form an expansion committee. The committee will be composed of the IFC executive board and the chapter representatives.</w:t>
      </w:r>
    </w:p>
    <w:p w:rsidR="00CF38C5" w:rsidP="2F96AED0" w:rsidRDefault="00297369" w14:paraId="000001F7" w14:textId="77777777">
      <w:pPr>
        <w:numPr>
          <w:ilvl w:val="0"/>
          <w:numId w:val="25"/>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As their primary mission, the council shall review the current climate of the IFC fraternity community at Furman University to </w:t>
      </w:r>
      <w:r w:rsidRPr="2F96AED0" w:rsidR="00297369">
        <w:rPr>
          <w:rFonts w:ascii="Times New Roman" w:hAnsi="Times New Roman" w:eastAsia="Times New Roman" w:cs="Times New Roman"/>
          <w:sz w:val="24"/>
          <w:szCs w:val="24"/>
          <w:lang w:val="en-US"/>
        </w:rPr>
        <w:t>determine</w:t>
      </w:r>
      <w:r w:rsidRPr="2F96AED0" w:rsidR="00297369">
        <w:rPr>
          <w:rFonts w:ascii="Times New Roman" w:hAnsi="Times New Roman" w:eastAsia="Times New Roman" w:cs="Times New Roman"/>
          <w:sz w:val="24"/>
          <w:szCs w:val="24"/>
          <w:lang w:val="en-US"/>
        </w:rPr>
        <w:t xml:space="preserve"> the viability of a potential chapter. This review should focus on the interest of unaffiliated male students on campus and their interest in a new opportunity for fraternity membership. </w:t>
      </w:r>
    </w:p>
    <w:p w:rsidR="00CF38C5" w:rsidRDefault="00297369" w14:paraId="000001F8" w14:textId="77777777">
      <w:pPr>
        <w:numPr>
          <w:ilvl w:val="0"/>
          <w:numId w:val="2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Interfraternity Council’s concerns should be for the long-term benefit of all male students to have the opportunity to join a fraternity and the benefit of such a chapter to the Furman community. </w:t>
      </w:r>
    </w:p>
    <w:p w:rsidR="00CF38C5" w:rsidP="2F96AED0" w:rsidRDefault="00297369" w14:paraId="000001F9" w14:textId="77777777">
      <w:pPr>
        <w:numPr>
          <w:ilvl w:val="0"/>
          <w:numId w:val="25"/>
        </w:numPr>
        <w:tabs>
          <w:tab w:val="left" w:pos="810"/>
        </w:tabs>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All action </w:t>
      </w:r>
      <w:r w:rsidRPr="2F96AED0" w:rsidR="00297369">
        <w:rPr>
          <w:rFonts w:ascii="Times New Roman" w:hAnsi="Times New Roman" w:eastAsia="Times New Roman" w:cs="Times New Roman"/>
          <w:sz w:val="24"/>
          <w:szCs w:val="24"/>
          <w:lang w:val="en-US"/>
        </w:rPr>
        <w:t>in the area of</w:t>
      </w:r>
      <w:r w:rsidRPr="2F96AED0" w:rsidR="00297369">
        <w:rPr>
          <w:rFonts w:ascii="Times New Roman" w:hAnsi="Times New Roman" w:eastAsia="Times New Roman" w:cs="Times New Roman"/>
          <w:sz w:val="24"/>
          <w:szCs w:val="24"/>
          <w:lang w:val="en-US"/>
        </w:rPr>
        <w:t xml:space="preserve"> colonization must be approved and sanctioned by the committee. </w:t>
      </w:r>
    </w:p>
    <w:p w:rsidR="00CF38C5" w:rsidRDefault="00297369" w14:paraId="000001FA" w14:textId="77777777">
      <w:pPr>
        <w:numPr>
          <w:ilvl w:val="0"/>
          <w:numId w:val="25"/>
        </w:numPr>
        <w:tabs>
          <w:tab w:val="left" w:pos="81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Discussion in the committee to approve or reject the motion for expansion will last no less than two weeks. </w:t>
      </w:r>
    </w:p>
    <w:p w:rsidR="00CF38C5" w:rsidRDefault="00297369" w14:paraId="000001FB" w14:textId="77777777">
      <w:pPr>
        <w:numPr>
          <w:ilvl w:val="0"/>
          <w:numId w:val="25"/>
        </w:numPr>
        <w:tabs>
          <w:tab w:val="left" w:pos="81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the motion for expansion is approved, the committee will move on to the Inquiry phase.</w:t>
      </w:r>
    </w:p>
    <w:p w:rsidR="00CF38C5" w:rsidRDefault="00297369" w14:paraId="000001FC" w14:textId="77777777">
      <w:pPr>
        <w:numPr>
          <w:ilvl w:val="0"/>
          <w:numId w:val="57"/>
        </w:numPr>
        <w:tabs>
          <w:tab w:val="left" w:pos="81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Inquiry</w:t>
      </w:r>
    </w:p>
    <w:p w:rsidR="00CF38C5" w:rsidP="2F96AED0" w:rsidRDefault="00297369" w14:paraId="000001FD" w14:textId="77777777">
      <w:pPr>
        <w:numPr>
          <w:ilvl w:val="0"/>
          <w:numId w:val="5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IFC President shall compose a notice extending the invitation for national fraternities not represented on campus to </w:t>
      </w:r>
      <w:r w:rsidRPr="2F96AED0" w:rsidR="00297369">
        <w:rPr>
          <w:rFonts w:ascii="Times New Roman" w:hAnsi="Times New Roman" w:eastAsia="Times New Roman" w:cs="Times New Roman"/>
          <w:sz w:val="24"/>
          <w:szCs w:val="24"/>
          <w:lang w:val="en-US"/>
        </w:rPr>
        <w:t>submit</w:t>
      </w:r>
      <w:r w:rsidRPr="2F96AED0" w:rsidR="00297369">
        <w:rPr>
          <w:rFonts w:ascii="Times New Roman" w:hAnsi="Times New Roman" w:eastAsia="Times New Roman" w:cs="Times New Roman"/>
          <w:sz w:val="24"/>
          <w:szCs w:val="24"/>
          <w:lang w:val="en-US"/>
        </w:rPr>
        <w:t xml:space="preserve"> a letter of interest of expansion to the University by a predetermined deadline. The invitation should include a copy of pertinent campus policies, including the Expansion Policy. </w:t>
      </w:r>
    </w:p>
    <w:p w:rsidR="00CF38C5" w:rsidRDefault="00297369" w14:paraId="000001FE" w14:textId="77777777">
      <w:pPr>
        <w:numPr>
          <w:ilvl w:val="0"/>
          <w:numId w:val="5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interested fraternity must provide the following information, at minimum, to the Interfraternity Council:</w:t>
      </w:r>
    </w:p>
    <w:p w:rsidR="00CF38C5" w:rsidRDefault="00297369" w14:paraId="000001FF" w14:textId="77777777">
      <w:pPr>
        <w:numPr>
          <w:ilvl w:val="1"/>
          <w:numId w:val="58"/>
        </w:numPr>
        <w:tabs>
          <w:tab w:val="left" w:pos="16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Number of alumni within a 50-mile radius of Greenville; </w:t>
      </w:r>
    </w:p>
    <w:p w:rsidR="00CF38C5" w:rsidP="2F96AED0" w:rsidRDefault="00297369" w14:paraId="00000200" w14:textId="77777777">
      <w:pPr>
        <w:numPr>
          <w:ilvl w:val="1"/>
          <w:numId w:val="58"/>
        </w:numPr>
        <w:tabs>
          <w:tab w:val="left" w:pos="1620"/>
        </w:tabs>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 Number of colonization </w:t>
      </w:r>
      <w:r w:rsidRPr="2F96AED0" w:rsidR="00297369">
        <w:rPr>
          <w:rFonts w:ascii="Times New Roman" w:hAnsi="Times New Roman" w:eastAsia="Times New Roman" w:cs="Times New Roman"/>
          <w:sz w:val="24"/>
          <w:szCs w:val="24"/>
          <w:lang w:val="en-US"/>
        </w:rPr>
        <w:t>attempts</w:t>
      </w:r>
      <w:r w:rsidRPr="2F96AED0" w:rsidR="00297369">
        <w:rPr>
          <w:rFonts w:ascii="Times New Roman" w:hAnsi="Times New Roman" w:eastAsia="Times New Roman" w:cs="Times New Roman"/>
          <w:sz w:val="24"/>
          <w:szCs w:val="24"/>
          <w:lang w:val="en-US"/>
        </w:rPr>
        <w:t xml:space="preserve"> in the last five (5) years, their respective status, and the names of the institutions at which they are </w:t>
      </w:r>
      <w:r w:rsidRPr="2F96AED0" w:rsidR="00297369">
        <w:rPr>
          <w:rFonts w:ascii="Times New Roman" w:hAnsi="Times New Roman" w:eastAsia="Times New Roman" w:cs="Times New Roman"/>
          <w:sz w:val="24"/>
          <w:szCs w:val="24"/>
          <w:lang w:val="en-US"/>
        </w:rPr>
        <w:t>located</w:t>
      </w:r>
      <w:r w:rsidRPr="2F96AED0" w:rsidR="00297369">
        <w:rPr>
          <w:rFonts w:ascii="Times New Roman" w:hAnsi="Times New Roman" w:eastAsia="Times New Roman" w:cs="Times New Roman"/>
          <w:sz w:val="24"/>
          <w:szCs w:val="24"/>
          <w:lang w:val="en-US"/>
        </w:rPr>
        <w:t xml:space="preserve">; </w:t>
      </w:r>
    </w:p>
    <w:p w:rsidR="00CF38C5" w:rsidP="2F96AED0" w:rsidRDefault="00297369" w14:paraId="00000201" w14:textId="77777777">
      <w:pPr>
        <w:numPr>
          <w:ilvl w:val="1"/>
          <w:numId w:val="58"/>
        </w:numPr>
        <w:tabs>
          <w:tab w:val="left" w:pos="1620"/>
        </w:tabs>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 Number of colonization </w:t>
      </w:r>
      <w:r w:rsidRPr="2F96AED0" w:rsidR="00297369">
        <w:rPr>
          <w:rFonts w:ascii="Times New Roman" w:hAnsi="Times New Roman" w:eastAsia="Times New Roman" w:cs="Times New Roman"/>
          <w:sz w:val="24"/>
          <w:szCs w:val="24"/>
          <w:lang w:val="en-US"/>
        </w:rPr>
        <w:t>attempts</w:t>
      </w:r>
      <w:r w:rsidRPr="2F96AED0" w:rsidR="00297369">
        <w:rPr>
          <w:rFonts w:ascii="Times New Roman" w:hAnsi="Times New Roman" w:eastAsia="Times New Roman" w:cs="Times New Roman"/>
          <w:sz w:val="24"/>
          <w:szCs w:val="24"/>
          <w:lang w:val="en-US"/>
        </w:rPr>
        <w:t xml:space="preserve"> presently pending and the names of the respective institutions; </w:t>
      </w:r>
    </w:p>
    <w:p w:rsidR="00CF38C5" w:rsidRDefault="00297369" w14:paraId="00000202" w14:textId="77777777">
      <w:pPr>
        <w:numPr>
          <w:ilvl w:val="1"/>
          <w:numId w:val="58"/>
        </w:numPr>
        <w:tabs>
          <w:tab w:val="left" w:pos="16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Name of the institution hosting the nearest chartered chapter of the fraternity and its status; </w:t>
      </w:r>
    </w:p>
    <w:p w:rsidR="00CF38C5" w:rsidRDefault="00297369" w14:paraId="00000203" w14:textId="77777777">
      <w:pPr>
        <w:numPr>
          <w:ilvl w:val="1"/>
          <w:numId w:val="58"/>
        </w:numPr>
        <w:tabs>
          <w:tab w:val="left" w:pos="16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ratio of field staff/consultants to chapters/colonies and the set visitation program; </w:t>
      </w:r>
    </w:p>
    <w:p w:rsidR="00CF38C5" w:rsidRDefault="00297369" w14:paraId="00000204" w14:textId="77777777">
      <w:pPr>
        <w:numPr>
          <w:ilvl w:val="1"/>
          <w:numId w:val="58"/>
        </w:numPr>
        <w:tabs>
          <w:tab w:val="left" w:pos="162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Reason for interest in colonizing at Furman University</w:t>
      </w:r>
    </w:p>
    <w:p w:rsidR="00CF38C5" w:rsidP="2F96AED0" w:rsidRDefault="00297369" w14:paraId="00000205" w14:textId="77777777">
      <w:pPr>
        <w:numPr>
          <w:ilvl w:val="1"/>
          <w:numId w:val="58"/>
        </w:numPr>
        <w:tabs>
          <w:tab w:val="left" w:pos="1620"/>
        </w:tabs>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 The fraternity, its constitution and its governing laws shall </w:t>
      </w:r>
      <w:r w:rsidRPr="2F96AED0" w:rsidR="00297369">
        <w:rPr>
          <w:rFonts w:ascii="Times New Roman" w:hAnsi="Times New Roman" w:eastAsia="Times New Roman" w:cs="Times New Roman"/>
          <w:sz w:val="24"/>
          <w:szCs w:val="24"/>
          <w:lang w:val="en-US"/>
        </w:rPr>
        <w:t>be in compliance with</w:t>
      </w:r>
      <w:r w:rsidRPr="2F96AED0" w:rsidR="00297369">
        <w:rPr>
          <w:rFonts w:ascii="Times New Roman" w:hAnsi="Times New Roman" w:eastAsia="Times New Roman" w:cs="Times New Roman"/>
          <w:sz w:val="24"/>
          <w:szCs w:val="24"/>
          <w:lang w:val="en-US"/>
        </w:rPr>
        <w:t xml:space="preserve"> Furman’s student organization policies</w:t>
      </w:r>
    </w:p>
    <w:p w:rsidR="00CF38C5" w:rsidP="2F96AED0" w:rsidRDefault="00297369" w14:paraId="00000206" w14:textId="77777777">
      <w:pPr>
        <w:numPr>
          <w:ilvl w:val="0"/>
          <w:numId w:val="5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All members of the committee shall take time to review the materials received in order to familiarize themselves with all the respective fraternities' programs and philosophies prior to any discussion </w:t>
      </w:r>
      <w:r w:rsidRPr="2F96AED0" w:rsidR="00297369">
        <w:rPr>
          <w:rFonts w:ascii="Times New Roman" w:hAnsi="Times New Roman" w:eastAsia="Times New Roman" w:cs="Times New Roman"/>
          <w:sz w:val="24"/>
          <w:szCs w:val="24"/>
          <w:lang w:val="en-US"/>
        </w:rPr>
        <w:t>on</w:t>
      </w:r>
      <w:r w:rsidRPr="2F96AED0" w:rsidR="00297369">
        <w:rPr>
          <w:rFonts w:ascii="Times New Roman" w:hAnsi="Times New Roman" w:eastAsia="Times New Roman" w:cs="Times New Roman"/>
          <w:sz w:val="24"/>
          <w:szCs w:val="24"/>
          <w:lang w:val="en-US"/>
        </w:rPr>
        <w:t xml:space="preserve"> such information. </w:t>
      </w:r>
    </w:p>
    <w:p w:rsidR="00CF38C5" w:rsidRDefault="00297369" w14:paraId="00000207" w14:textId="77777777">
      <w:pPr>
        <w:numPr>
          <w:ilvl w:val="0"/>
          <w:numId w:val="5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sooner than two weeks after the submission deadline, the committee will reconvene to open discussion on which fraternities to invite to present on campus.</w:t>
      </w:r>
    </w:p>
    <w:p w:rsidR="00CF38C5" w:rsidP="2F96AED0" w:rsidRDefault="00297369" w14:paraId="00000208" w14:textId="77777777">
      <w:pPr>
        <w:numPr>
          <w:ilvl w:val="0"/>
          <w:numId w:val="58"/>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Upon review of </w:t>
      </w:r>
      <w:r w:rsidRPr="2F96AED0" w:rsidR="00297369">
        <w:rPr>
          <w:rFonts w:ascii="Times New Roman" w:hAnsi="Times New Roman" w:eastAsia="Times New Roman" w:cs="Times New Roman"/>
          <w:sz w:val="24"/>
          <w:szCs w:val="24"/>
          <w:lang w:val="en-US"/>
        </w:rPr>
        <w:t>submitted</w:t>
      </w:r>
      <w:r w:rsidRPr="2F96AED0" w:rsidR="00297369">
        <w:rPr>
          <w:rFonts w:ascii="Times New Roman" w:hAnsi="Times New Roman" w:eastAsia="Times New Roman" w:cs="Times New Roman"/>
          <w:sz w:val="24"/>
          <w:szCs w:val="24"/>
          <w:lang w:val="en-US"/>
        </w:rPr>
        <w:t xml:space="preserve"> information, the Interfraternity Council shall develop a </w:t>
      </w:r>
      <w:r w:rsidRPr="2F96AED0" w:rsidR="00297369">
        <w:rPr>
          <w:rFonts w:ascii="Times New Roman" w:hAnsi="Times New Roman" w:eastAsia="Times New Roman" w:cs="Times New Roman"/>
          <w:sz w:val="24"/>
          <w:szCs w:val="24"/>
          <w:lang w:val="en-US"/>
        </w:rPr>
        <w:t>group</w:t>
      </w:r>
      <w:r w:rsidRPr="2F96AED0" w:rsidR="00297369">
        <w:rPr>
          <w:rFonts w:ascii="Times New Roman" w:hAnsi="Times New Roman" w:eastAsia="Times New Roman" w:cs="Times New Roman"/>
          <w:sz w:val="24"/>
          <w:szCs w:val="24"/>
          <w:lang w:val="en-US"/>
        </w:rPr>
        <w:t xml:space="preserve"> no larger than three candidate fraternities per expansion opening. </w:t>
      </w:r>
      <w:r w:rsidRPr="2F96AED0" w:rsidR="00297369">
        <w:rPr>
          <w:rFonts w:ascii="Times New Roman" w:hAnsi="Times New Roman" w:eastAsia="Times New Roman" w:cs="Times New Roman"/>
          <w:sz w:val="24"/>
          <w:szCs w:val="24"/>
          <w:lang w:val="en-US"/>
        </w:rPr>
        <w:t>These groups will be invited to visit the campus and make presentations before the full IFC and interested Student Life staff for the purpose of mutual evaluation in the Selection phase.</w:t>
      </w:r>
    </w:p>
    <w:p w:rsidR="00CF38C5" w:rsidP="2F96AED0" w:rsidRDefault="00297369" w14:paraId="00000209" w14:textId="77777777">
      <w:pPr>
        <w:numPr>
          <w:ilvl w:val="0"/>
          <w:numId w:val="57"/>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Selection</w:t>
      </w:r>
    </w:p>
    <w:p w:rsidR="00CF38C5" w:rsidRDefault="00297369" w14:paraId="0000020A" w14:textId="77777777">
      <w:pPr>
        <w:numPr>
          <w:ilvl w:val="0"/>
          <w:numId w:val="7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IFC President shall compose a letter to those finalists inviting them to campus for the purpose of educating the full community on the philosophies and programs of the fraternity. </w:t>
      </w:r>
    </w:p>
    <w:p w:rsidR="00CF38C5" w:rsidRDefault="00297369" w14:paraId="0000020B" w14:textId="77777777">
      <w:pPr>
        <w:numPr>
          <w:ilvl w:val="0"/>
          <w:numId w:val="7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Fraternity visits shall be conducted on separate dates, predetermined by the Expansion committee.</w:t>
      </w:r>
    </w:p>
    <w:p w:rsidR="00CF38C5" w:rsidP="2F96AED0" w:rsidRDefault="00297369" w14:paraId="0000020C" w14:textId="77777777">
      <w:pPr>
        <w:numPr>
          <w:ilvl w:val="0"/>
          <w:numId w:val="7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Interfraternity Council shall prepare ranking sheets for the evaluating members to use in </w:t>
      </w:r>
      <w:r w:rsidRPr="2F96AED0" w:rsidR="00297369">
        <w:rPr>
          <w:rFonts w:ascii="Times New Roman" w:hAnsi="Times New Roman" w:eastAsia="Times New Roman" w:cs="Times New Roman"/>
          <w:sz w:val="24"/>
          <w:szCs w:val="24"/>
          <w:lang w:val="en-US"/>
        </w:rPr>
        <w:t>determining</w:t>
      </w:r>
      <w:r w:rsidRPr="2F96AED0" w:rsidR="00297369">
        <w:rPr>
          <w:rFonts w:ascii="Times New Roman" w:hAnsi="Times New Roman" w:eastAsia="Times New Roman" w:cs="Times New Roman"/>
          <w:sz w:val="24"/>
          <w:szCs w:val="24"/>
          <w:lang w:val="en-US"/>
        </w:rPr>
        <w:t xml:space="preserve"> fraternity rankings towards potential colonization. The following criteria shall be considered in </w:t>
      </w:r>
      <w:r w:rsidRPr="2F96AED0" w:rsidR="00297369">
        <w:rPr>
          <w:rFonts w:ascii="Times New Roman" w:hAnsi="Times New Roman" w:eastAsia="Times New Roman" w:cs="Times New Roman"/>
          <w:sz w:val="24"/>
          <w:szCs w:val="24"/>
          <w:lang w:val="en-US"/>
        </w:rPr>
        <w:t>selection</w:t>
      </w:r>
      <w:r w:rsidRPr="2F96AED0" w:rsidR="00297369">
        <w:rPr>
          <w:rFonts w:ascii="Times New Roman" w:hAnsi="Times New Roman" w:eastAsia="Times New Roman" w:cs="Times New Roman"/>
          <w:sz w:val="24"/>
          <w:szCs w:val="24"/>
          <w:lang w:val="en-US"/>
        </w:rPr>
        <w:t xml:space="preserve"> of colonizing fraternities (in no </w:t>
      </w:r>
      <w:r w:rsidRPr="2F96AED0" w:rsidR="00297369">
        <w:rPr>
          <w:rFonts w:ascii="Times New Roman" w:hAnsi="Times New Roman" w:eastAsia="Times New Roman" w:cs="Times New Roman"/>
          <w:sz w:val="24"/>
          <w:szCs w:val="24"/>
          <w:lang w:val="en-US"/>
        </w:rPr>
        <w:t>particular order</w:t>
      </w:r>
      <w:r w:rsidRPr="2F96AED0" w:rsidR="00297369">
        <w:rPr>
          <w:rFonts w:ascii="Times New Roman" w:hAnsi="Times New Roman" w:eastAsia="Times New Roman" w:cs="Times New Roman"/>
          <w:sz w:val="24"/>
          <w:szCs w:val="24"/>
          <w:lang w:val="en-US"/>
        </w:rPr>
        <w:t xml:space="preserve">): </w:t>
      </w:r>
    </w:p>
    <w:p w:rsidR="00CF38C5" w:rsidRDefault="00297369" w14:paraId="0000020D"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Success ratio of colonization over the past 5 years; </w:t>
      </w:r>
    </w:p>
    <w:p w:rsidR="00CF38C5" w:rsidRDefault="00297369" w14:paraId="0000020E"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alumni within a 50-mile radius of Greenville; </w:t>
      </w:r>
    </w:p>
    <w:p w:rsidR="00CF38C5" w:rsidRDefault="00297369" w14:paraId="0000020F"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Number of chapters within a 250-mile radius of Greenville; </w:t>
      </w:r>
    </w:p>
    <w:p w:rsidR="00CF38C5" w:rsidRDefault="00297369" w14:paraId="00000210"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Location of national headquarters and respective staff members; </w:t>
      </w:r>
    </w:p>
    <w:p w:rsidR="00CF38C5" w:rsidRDefault="00297369" w14:paraId="00000211"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Completeness of requested application materials; </w:t>
      </w:r>
    </w:p>
    <w:p w:rsidR="00CF38C5" w:rsidRDefault="00297369" w14:paraId="00000212"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Timeliness of application materials; </w:t>
      </w:r>
    </w:p>
    <w:p w:rsidR="00CF38C5" w:rsidRDefault="00297369" w14:paraId="00000213"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Former affiliation with Furman University; </w:t>
      </w:r>
    </w:p>
    <w:p w:rsidR="00CF38C5" w:rsidP="2F96AED0" w:rsidRDefault="00297369" w14:paraId="00000214" w14:textId="77777777">
      <w:pPr>
        <w:numPr>
          <w:ilvl w:val="0"/>
          <w:numId w:val="67"/>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Specific student, faculty, and/or staff interest in </w:t>
      </w:r>
      <w:r w:rsidRPr="2F96AED0" w:rsidR="00297369">
        <w:rPr>
          <w:rFonts w:ascii="Times New Roman" w:hAnsi="Times New Roman" w:eastAsia="Times New Roman" w:cs="Times New Roman"/>
          <w:sz w:val="24"/>
          <w:szCs w:val="24"/>
          <w:lang w:val="en-US"/>
        </w:rPr>
        <w:t>establishing</w:t>
      </w:r>
      <w:r w:rsidRPr="2F96AED0" w:rsidR="00297369">
        <w:rPr>
          <w:rFonts w:ascii="Times New Roman" w:hAnsi="Times New Roman" w:eastAsia="Times New Roman" w:cs="Times New Roman"/>
          <w:sz w:val="24"/>
          <w:szCs w:val="24"/>
          <w:lang w:val="en-US"/>
        </w:rPr>
        <w:t xml:space="preserve"> a new chapter;</w:t>
      </w:r>
    </w:p>
    <w:p w:rsidR="00CF38C5" w:rsidRDefault="00297369" w14:paraId="00000215"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Demonstrated interest by the fraternity; and </w:t>
      </w:r>
    </w:p>
    <w:p w:rsidR="00CF38C5" w:rsidRDefault="00297369" w14:paraId="00000216" w14:textId="77777777">
      <w:pPr>
        <w:numPr>
          <w:ilvl w:val="0"/>
          <w:numId w:val="6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Quality of presentation by those fraternities invited to appear before IFC.</w:t>
      </w:r>
    </w:p>
    <w:p w:rsidR="00CF38C5" w:rsidP="2F96AED0" w:rsidRDefault="00297369" w14:paraId="00000217" w14:textId="77777777">
      <w:pPr>
        <w:numPr>
          <w:ilvl w:val="0"/>
          <w:numId w:val="7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Following the final presentation of the national fraternities, the expansion committee will meet to select the fraternity that will be invited to expand.</w:t>
      </w:r>
      <w:r w:rsidRPr="2F96AED0" w:rsidR="00297369">
        <w:rPr>
          <w:rFonts w:ascii="Times New Roman" w:hAnsi="Times New Roman" w:eastAsia="Times New Roman" w:cs="Times New Roman"/>
          <w:sz w:val="24"/>
          <w:szCs w:val="24"/>
          <w:lang w:val="en-US"/>
        </w:rPr>
        <w:t xml:space="preserve"> </w:t>
      </w:r>
    </w:p>
    <w:p w:rsidR="00CF38C5" w:rsidP="2F96AED0" w:rsidRDefault="00297369" w14:paraId="00000218" w14:textId="77777777">
      <w:pPr>
        <w:numPr>
          <w:ilvl w:val="0"/>
          <w:numId w:val="7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invited group must </w:t>
      </w:r>
      <w:r w:rsidRPr="2F96AED0" w:rsidR="00297369">
        <w:rPr>
          <w:rFonts w:ascii="Times New Roman" w:hAnsi="Times New Roman" w:eastAsia="Times New Roman" w:cs="Times New Roman"/>
          <w:sz w:val="24"/>
          <w:szCs w:val="24"/>
          <w:lang w:val="en-US"/>
        </w:rPr>
        <w:t>attain</w:t>
      </w:r>
      <w:r w:rsidRPr="2F96AED0" w:rsidR="00297369">
        <w:rPr>
          <w:rFonts w:ascii="Times New Roman" w:hAnsi="Times New Roman" w:eastAsia="Times New Roman" w:cs="Times New Roman"/>
          <w:sz w:val="24"/>
          <w:szCs w:val="24"/>
          <w:lang w:val="en-US"/>
        </w:rPr>
        <w:t xml:space="preserve"> a majority vote by the IFC. Therefore, if there are three groups invited to present and none receives a majority on the first ballot, the group with the lowest number of votes will be removed and a second vote will be taken between the two groups receiving the highest vote totals. </w:t>
      </w:r>
    </w:p>
    <w:p w:rsidR="00CF38C5" w:rsidP="2F96AED0" w:rsidRDefault="00297369" w14:paraId="00000219" w14:textId="77777777">
      <w:pPr>
        <w:numPr>
          <w:ilvl w:val="0"/>
          <w:numId w:val="7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Upon </w:t>
      </w:r>
      <w:r w:rsidRPr="2F96AED0" w:rsidR="00297369">
        <w:rPr>
          <w:rFonts w:ascii="Times New Roman" w:hAnsi="Times New Roman" w:eastAsia="Times New Roman" w:cs="Times New Roman"/>
          <w:sz w:val="24"/>
          <w:szCs w:val="24"/>
          <w:lang w:val="en-US"/>
        </w:rPr>
        <w:t>selection</w:t>
      </w:r>
      <w:r w:rsidRPr="2F96AED0" w:rsidR="00297369">
        <w:rPr>
          <w:rFonts w:ascii="Times New Roman" w:hAnsi="Times New Roman" w:eastAsia="Times New Roman" w:cs="Times New Roman"/>
          <w:sz w:val="24"/>
          <w:szCs w:val="24"/>
          <w:lang w:val="en-US"/>
        </w:rPr>
        <w:t xml:space="preserve"> of a fraternity, IFC’s President will present to the Vice President for Student Life the recommendation and desire to extend an invitation to the selected fraternity. A letter shall be sent to the Vice President for Student Life </w:t>
      </w:r>
      <w:r w:rsidRPr="2F96AED0" w:rsidR="00297369">
        <w:rPr>
          <w:rFonts w:ascii="Times New Roman" w:hAnsi="Times New Roman" w:eastAsia="Times New Roman" w:cs="Times New Roman"/>
          <w:sz w:val="24"/>
          <w:szCs w:val="24"/>
          <w:lang w:val="en-US"/>
        </w:rPr>
        <w:t>advising</w:t>
      </w:r>
      <w:r w:rsidRPr="2F96AED0" w:rsidR="00297369">
        <w:rPr>
          <w:rFonts w:ascii="Times New Roman" w:hAnsi="Times New Roman" w:eastAsia="Times New Roman" w:cs="Times New Roman"/>
          <w:sz w:val="24"/>
          <w:szCs w:val="24"/>
          <w:lang w:val="en-US"/>
        </w:rPr>
        <w:t xml:space="preserve"> him/her of the IFC approval of a particular fraternity's colonization. With his/her agreement, a joint invitation will be extended to the approved fraternity. </w:t>
      </w:r>
    </w:p>
    <w:p w:rsidR="00CF38C5" w:rsidRDefault="00297369" w14:paraId="0000021A" w14:textId="77777777">
      <w:pPr>
        <w:numPr>
          <w:ilvl w:val="0"/>
          <w:numId w:val="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Vice President for Student Life shall have the opportunity to review the IFC decision in an open forum and make the final decision to approve or disapprove the IFC recommendations. </w:t>
      </w:r>
    </w:p>
    <w:p w:rsidR="00CF38C5" w:rsidRDefault="00297369" w14:paraId="0000021B" w14:textId="77777777">
      <w:pPr>
        <w:numPr>
          <w:ilvl w:val="0"/>
          <w:numId w:val="7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After University approval is granted, the IFC President shall compose a letter of invitation to the selected fraternity to expand on campus. </w:t>
      </w:r>
    </w:p>
    <w:p w:rsidR="00CF38C5" w:rsidRDefault="00297369" w14:paraId="0000021C" w14:textId="77777777">
      <w:pPr>
        <w:numPr>
          <w:ilvl w:val="0"/>
          <w:numId w:val="7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the invited fraternity declines, IFC may then invite the next fraternity on the priority list.</w:t>
      </w:r>
    </w:p>
    <w:p w:rsidR="00CF38C5" w:rsidP="2F96AED0" w:rsidRDefault="00297369" w14:paraId="0000021D" w14:textId="77777777">
      <w:pPr>
        <w:numPr>
          <w:ilvl w:val="0"/>
          <w:numId w:val="71"/>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Interfraternity Council shall keep on file for two calendar years the information </w:t>
      </w:r>
      <w:r w:rsidRPr="2F96AED0" w:rsidR="00297369">
        <w:rPr>
          <w:rFonts w:ascii="Times New Roman" w:hAnsi="Times New Roman" w:eastAsia="Times New Roman" w:cs="Times New Roman"/>
          <w:sz w:val="24"/>
          <w:szCs w:val="24"/>
          <w:lang w:val="en-US"/>
        </w:rPr>
        <w:t>submitted</w:t>
      </w:r>
      <w:r w:rsidRPr="2F96AED0" w:rsidR="00297369">
        <w:rPr>
          <w:rFonts w:ascii="Times New Roman" w:hAnsi="Times New Roman" w:eastAsia="Times New Roman" w:cs="Times New Roman"/>
          <w:sz w:val="24"/>
          <w:szCs w:val="24"/>
          <w:lang w:val="en-US"/>
        </w:rPr>
        <w:t xml:space="preserve"> from all fraternities not selected for colonization. </w:t>
      </w:r>
    </w:p>
    <w:p w:rsidR="00CF38C5" w:rsidRDefault="00CF38C5" w14:paraId="0000021E" w14:textId="77777777">
      <w:pPr>
        <w:spacing w:line="240" w:lineRule="auto"/>
        <w:ind w:left="720"/>
        <w:rPr>
          <w:rFonts w:ascii="Times New Roman" w:hAnsi="Times New Roman" w:eastAsia="Times New Roman" w:cs="Times New Roman"/>
          <w:sz w:val="24"/>
          <w:szCs w:val="24"/>
        </w:rPr>
      </w:pPr>
    </w:p>
    <w:p w:rsidR="00CF38C5" w:rsidP="2F96AED0" w:rsidRDefault="00297369" w14:paraId="0000021F" w14:textId="77777777">
      <w:pPr>
        <w:spacing w:line="240" w:lineRule="auto"/>
        <w:rPr>
          <w:rFonts w:ascii="Times New Roman" w:hAnsi="Times New Roman" w:eastAsia="Times New Roman" w:cs="Times New Roman"/>
          <w:b w:val="1"/>
          <w:bCs w:val="1"/>
          <w:sz w:val="24"/>
          <w:szCs w:val="24"/>
          <w:lang w:val="en-US"/>
        </w:rPr>
      </w:pPr>
      <w:r w:rsidRPr="2F96AED0" w:rsidR="00297369">
        <w:rPr>
          <w:rFonts w:ascii="Times New Roman" w:hAnsi="Times New Roman" w:eastAsia="Times New Roman" w:cs="Times New Roman"/>
          <w:b w:val="1"/>
          <w:bCs w:val="1"/>
          <w:sz w:val="24"/>
          <w:szCs w:val="24"/>
          <w:lang w:val="en-US"/>
        </w:rPr>
        <w:t xml:space="preserve">Section </w:t>
      </w:r>
      <w:r w:rsidRPr="2F96AED0" w:rsidR="00297369">
        <w:rPr>
          <w:rFonts w:ascii="Times New Roman" w:hAnsi="Times New Roman" w:eastAsia="Times New Roman" w:cs="Times New Roman"/>
          <w:b w:val="1"/>
          <w:bCs w:val="1"/>
          <w:sz w:val="24"/>
          <w:szCs w:val="24"/>
          <w:lang w:val="en-US"/>
        </w:rPr>
        <w:t>III</w:t>
      </w:r>
      <w:r>
        <w:tab/>
      </w:r>
      <w:r w:rsidRPr="2F96AED0" w:rsidR="00297369">
        <w:rPr>
          <w:rFonts w:ascii="Times New Roman" w:hAnsi="Times New Roman" w:eastAsia="Times New Roman" w:cs="Times New Roman"/>
          <w:b w:val="1"/>
          <w:bCs w:val="1"/>
          <w:sz w:val="24"/>
          <w:szCs w:val="24"/>
          <w:lang w:val="en-US"/>
        </w:rPr>
        <w:t>Colonization</w:t>
      </w:r>
    </w:p>
    <w:p w:rsidR="00CF38C5" w:rsidP="2F96AED0" w:rsidRDefault="00297369" w14:paraId="00000220" w14:textId="77777777">
      <w:pPr>
        <w:numPr>
          <w:ilvl w:val="0"/>
          <w:numId w:val="64"/>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Upon receipt of the fraternity’s acceptance, the IFC and IFC Advisor shall work with the </w:t>
      </w:r>
      <w:r w:rsidRPr="2F96AED0" w:rsidR="00297369">
        <w:rPr>
          <w:rFonts w:ascii="Times New Roman" w:hAnsi="Times New Roman" w:eastAsia="Times New Roman" w:cs="Times New Roman"/>
          <w:sz w:val="24"/>
          <w:szCs w:val="24"/>
          <w:lang w:val="en-US"/>
        </w:rPr>
        <w:t>appropriate national</w:t>
      </w:r>
      <w:r w:rsidRPr="2F96AED0" w:rsidR="00297369">
        <w:rPr>
          <w:rFonts w:ascii="Times New Roman" w:hAnsi="Times New Roman" w:eastAsia="Times New Roman" w:cs="Times New Roman"/>
          <w:sz w:val="24"/>
          <w:szCs w:val="24"/>
          <w:lang w:val="en-US"/>
        </w:rPr>
        <w:t xml:space="preserve"> fraternity staff member(s) to offer any </w:t>
      </w:r>
      <w:r w:rsidRPr="2F96AED0" w:rsidR="00297369">
        <w:rPr>
          <w:rFonts w:ascii="Times New Roman" w:hAnsi="Times New Roman" w:eastAsia="Times New Roman" w:cs="Times New Roman"/>
          <w:sz w:val="24"/>
          <w:szCs w:val="24"/>
          <w:lang w:val="en-US"/>
        </w:rPr>
        <w:t>assistance</w:t>
      </w:r>
      <w:r w:rsidRPr="2F96AED0" w:rsidR="00297369">
        <w:rPr>
          <w:rFonts w:ascii="Times New Roman" w:hAnsi="Times New Roman" w:eastAsia="Times New Roman" w:cs="Times New Roman"/>
          <w:sz w:val="24"/>
          <w:szCs w:val="24"/>
          <w:lang w:val="en-US"/>
        </w:rPr>
        <w:t xml:space="preserve"> possible to ensure the success of the colonization. </w:t>
      </w:r>
    </w:p>
    <w:p w:rsidR="00CF38C5" w:rsidRDefault="00297369" w14:paraId="00000221" w14:textId="77777777">
      <w:pPr>
        <w:numPr>
          <w:ilvl w:val="0"/>
          <w:numId w:val="6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beginning date of the colonization will be decided by the IFC in consultation with the respective fraternity. </w:t>
      </w:r>
    </w:p>
    <w:p w:rsidR="00CF38C5" w:rsidP="2F96AED0" w:rsidRDefault="00297369" w14:paraId="00000222" w14:textId="77777777">
      <w:pPr>
        <w:numPr>
          <w:ilvl w:val="0"/>
          <w:numId w:val="64"/>
        </w:numPr>
        <w:spacing w:line="240" w:lineRule="auto"/>
        <w:rPr>
          <w:rFonts w:ascii="Times New Roman" w:hAnsi="Times New Roman" w:eastAsia="Times New Roman" w:cs="Times New Roman"/>
          <w:sz w:val="24"/>
          <w:szCs w:val="24"/>
          <w:lang w:val="en-US"/>
        </w:rPr>
      </w:pPr>
      <w:r w:rsidRPr="7825BD88" w:rsidR="4EA20828">
        <w:rPr>
          <w:rFonts w:ascii="Times New Roman" w:hAnsi="Times New Roman" w:eastAsia="Times New Roman" w:cs="Times New Roman"/>
          <w:sz w:val="24"/>
          <w:szCs w:val="24"/>
          <w:lang w:val="en-US"/>
        </w:rPr>
        <w:t xml:space="preserve">The rights and privileges </w:t>
      </w:r>
      <w:bookmarkStart w:name="_Int_FMpP0mVS" w:id="925825146"/>
      <w:r w:rsidRPr="7825BD88" w:rsidR="4EA20828">
        <w:rPr>
          <w:rFonts w:ascii="Times New Roman" w:hAnsi="Times New Roman" w:eastAsia="Times New Roman" w:cs="Times New Roman"/>
          <w:sz w:val="24"/>
          <w:szCs w:val="24"/>
          <w:lang w:val="en-US"/>
        </w:rPr>
        <w:t>afforded</w:t>
      </w:r>
      <w:bookmarkEnd w:id="925825146"/>
      <w:r w:rsidRPr="7825BD88" w:rsidR="4EA20828">
        <w:rPr>
          <w:rFonts w:ascii="Times New Roman" w:hAnsi="Times New Roman" w:eastAsia="Times New Roman" w:cs="Times New Roman"/>
          <w:sz w:val="24"/>
          <w:szCs w:val="24"/>
          <w:lang w:val="en-US"/>
        </w:rPr>
        <w:t xml:space="preserve"> the colony shall include the below-listed items. If necessary and at their discretion, IFC may waive any of the following requirements. The colony shall: </w:t>
      </w:r>
    </w:p>
    <w:p w:rsidR="00CF38C5" w:rsidP="2F96AED0" w:rsidRDefault="00297369" w14:paraId="00000223" w14:textId="77777777">
      <w:pPr>
        <w:numPr>
          <w:ilvl w:val="0"/>
          <w:numId w:val="62"/>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Be </w:t>
      </w:r>
      <w:r w:rsidRPr="2F96AED0" w:rsidR="00297369">
        <w:rPr>
          <w:rFonts w:ascii="Times New Roman" w:hAnsi="Times New Roman" w:eastAsia="Times New Roman" w:cs="Times New Roman"/>
          <w:sz w:val="24"/>
          <w:szCs w:val="24"/>
          <w:lang w:val="en-US"/>
        </w:rPr>
        <w:t>permitted</w:t>
      </w:r>
      <w:r w:rsidRPr="2F96AED0" w:rsidR="00297369">
        <w:rPr>
          <w:rFonts w:ascii="Times New Roman" w:hAnsi="Times New Roman" w:eastAsia="Times New Roman" w:cs="Times New Roman"/>
          <w:sz w:val="24"/>
          <w:szCs w:val="24"/>
          <w:lang w:val="en-US"/>
        </w:rPr>
        <w:t xml:space="preserve"> to recruit potential new members who meet membership eligibility criteria</w:t>
      </w:r>
    </w:p>
    <w:p w:rsidR="00CF38C5" w:rsidRDefault="00297369" w14:paraId="00000224"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Attend all IFC meetings and pay IFC dues</w:t>
      </w:r>
    </w:p>
    <w:p w:rsidR="00CF38C5" w:rsidRDefault="00297369" w14:paraId="00000225"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Receive all services granted to full status members of IFC</w:t>
      </w:r>
    </w:p>
    <w:p w:rsidR="00CF38C5" w:rsidRDefault="00297369" w14:paraId="00000226"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a cumulative chapter GPA (from the time the colony was formed) at or above the IFC average of the previous semester</w:t>
      </w:r>
    </w:p>
    <w:p w:rsidR="00CF38C5" w:rsidRDefault="00297369" w14:paraId="00000227"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Report a minimum of 5 hours community service per member per semester</w:t>
      </w:r>
    </w:p>
    <w:p w:rsidR="00CF38C5" w:rsidRDefault="00297369" w14:paraId="00000228"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a faculty or staff advisor and keep the individual’s name and contact information on file with the Office of Fraternity and Sorority Life</w:t>
      </w:r>
    </w:p>
    <w:p w:rsidR="00CF38C5" w:rsidRDefault="00297369" w14:paraId="00000229"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 an active alumni advisory committee as prescribed through the national fraternity</w:t>
      </w:r>
    </w:p>
    <w:p w:rsidR="00CF38C5" w:rsidP="2F96AED0" w:rsidRDefault="00297369" w14:paraId="0000022A" w14:textId="77777777">
      <w:pPr>
        <w:numPr>
          <w:ilvl w:val="0"/>
          <w:numId w:val="62"/>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Comply with</w:t>
      </w:r>
      <w:r w:rsidRPr="2F96AED0" w:rsidR="00297369">
        <w:rPr>
          <w:rFonts w:ascii="Times New Roman" w:hAnsi="Times New Roman" w:eastAsia="Times New Roman" w:cs="Times New Roman"/>
          <w:sz w:val="24"/>
          <w:szCs w:val="24"/>
          <w:lang w:val="en-US"/>
        </w:rPr>
        <w:t xml:space="preserve"> all University and IFC rules and regulations, policies, and procedures</w:t>
      </w:r>
    </w:p>
    <w:p w:rsidR="00CF38C5" w:rsidP="2F96AED0" w:rsidRDefault="00297369" w14:paraId="0000022B" w14:textId="77777777">
      <w:pPr>
        <w:numPr>
          <w:ilvl w:val="0"/>
          <w:numId w:val="62"/>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As represented by the colony president, meet with the IFC advisor and the IFC president </w:t>
      </w:r>
      <w:r w:rsidRPr="2F96AED0" w:rsidR="00297369">
        <w:rPr>
          <w:rFonts w:ascii="Times New Roman" w:hAnsi="Times New Roman" w:eastAsia="Times New Roman" w:cs="Times New Roman"/>
          <w:sz w:val="24"/>
          <w:szCs w:val="24"/>
          <w:lang w:val="en-US"/>
        </w:rPr>
        <w:t>on a monthly basis</w:t>
      </w:r>
    </w:p>
    <w:p w:rsidR="00CF38C5" w:rsidRDefault="00297369" w14:paraId="0000022C"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IFC with a semesterly report on the status of the colony</w:t>
      </w:r>
    </w:p>
    <w:p w:rsidR="00CF38C5" w:rsidRDefault="00297369" w14:paraId="0000022D"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Participate in all Fraternity and Sorority community initiatives</w:t>
      </w:r>
    </w:p>
    <w:p w:rsidR="00CF38C5" w:rsidRDefault="00297369" w14:paraId="0000022E" w14:textId="77777777">
      <w:pPr>
        <w:numPr>
          <w:ilvl w:val="0"/>
          <w:numId w:val="6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a national representative visit a minimum of once each semester for as long as it exists as a colony of the national fraternity; and</w:t>
      </w:r>
    </w:p>
    <w:p w:rsidR="00CF38C5" w:rsidRDefault="00297369" w14:paraId="0000022F" w14:textId="77777777">
      <w:pPr>
        <w:numPr>
          <w:ilvl w:val="0"/>
          <w:numId w:val="62"/>
        </w:numPr>
        <w:spacing w:line="240" w:lineRule="auto"/>
        <w:rPr>
          <w:rFonts w:ascii="Times New Roman" w:hAnsi="Times New Roman" w:eastAsia="Times New Roman" w:cs="Times New Roman"/>
          <w:sz w:val="24"/>
          <w:szCs w:val="24"/>
        </w:rPr>
      </w:pPr>
      <w:r w:rsidRPr="2C18AD21" w:rsidR="00297369">
        <w:rPr>
          <w:rFonts w:ascii="Times New Roman" w:hAnsi="Times New Roman" w:eastAsia="Times New Roman" w:cs="Times New Roman"/>
          <w:sz w:val="24"/>
          <w:szCs w:val="24"/>
        </w:rPr>
        <w:t>Function as a colony for no less than one academic semester and no more than two years.</w:t>
      </w:r>
    </w:p>
    <w:p w:rsidR="2C18AD21" w:rsidP="2C18AD21" w:rsidRDefault="2C18AD21" w14:paraId="50DB6732" w14:textId="3FB2B53E">
      <w:pPr>
        <w:pStyle w:val="Normal"/>
        <w:spacing w:line="240" w:lineRule="auto"/>
        <w:ind w:left="1800"/>
        <w:rPr>
          <w:rFonts w:ascii="Times New Roman" w:hAnsi="Times New Roman" w:eastAsia="Times New Roman" w:cs="Times New Roman"/>
          <w:b w:val="1"/>
          <w:bCs w:val="1"/>
          <w:sz w:val="24"/>
          <w:szCs w:val="24"/>
        </w:rPr>
      </w:pPr>
    </w:p>
    <w:p w:rsidR="00CF38C5" w:rsidP="2C18AD21" w:rsidRDefault="00297369" w14:paraId="000002CA" w14:textId="3ED34F75">
      <w:pPr>
        <w:pStyle w:val="Normal"/>
        <w:spacing w:line="240" w:lineRule="auto"/>
        <w:ind w:left="1800"/>
        <w:jc w:val="both"/>
        <w:rPr>
          <w:rFonts w:ascii="Times New Roman" w:hAnsi="Times New Roman" w:eastAsia="Times New Roman" w:cs="Times New Roman"/>
          <w:b w:val="1"/>
          <w:bCs w:val="1"/>
          <w:sz w:val="24"/>
          <w:szCs w:val="24"/>
        </w:rPr>
      </w:pPr>
      <w:commentRangeStart w:id="24"/>
      <w:commentRangeStart w:id="930092880"/>
      <w:r w:rsidRPr="2C18AD21" w:rsidR="4EA20828">
        <w:rPr>
          <w:rFonts w:ascii="Times New Roman" w:hAnsi="Times New Roman" w:eastAsia="Times New Roman" w:cs="Times New Roman"/>
          <w:b w:val="1"/>
          <w:bCs w:val="1"/>
          <w:sz w:val="24"/>
          <w:szCs w:val="24"/>
        </w:rPr>
        <w:t>ARTICLE XIX: REBUILDING CHAPTER STATUS</w:t>
      </w:r>
    </w:p>
    <w:p w:rsidR="00CF38C5" w:rsidP="7825BD88" w:rsidRDefault="00CF38C5" w14:paraId="000002CB" w14:textId="77777777">
      <w:pPr>
        <w:spacing w:line="240" w:lineRule="auto"/>
        <w:jc w:val="center"/>
        <w:rPr>
          <w:rFonts w:ascii="Times New Roman" w:hAnsi="Times New Roman" w:eastAsia="Times New Roman" w:cs="Times New Roman"/>
          <w:b w:val="1"/>
          <w:bCs w:val="1"/>
          <w:sz w:val="24"/>
          <w:szCs w:val="24"/>
        </w:rPr>
      </w:pPr>
    </w:p>
    <w:p w:rsidR="00CF38C5" w:rsidP="2F96AED0" w:rsidRDefault="00297369" w14:paraId="000002CC"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Interfraternity Council is committed to our values of opportunity and </w:t>
      </w:r>
      <w:r w:rsidRPr="2F96AED0" w:rsidR="00297369">
        <w:rPr>
          <w:rFonts w:ascii="Times New Roman" w:hAnsi="Times New Roman" w:eastAsia="Times New Roman" w:cs="Times New Roman"/>
          <w:sz w:val="24"/>
          <w:szCs w:val="24"/>
          <w:lang w:val="en-US"/>
        </w:rPr>
        <w:t>interfraternalism</w:t>
      </w:r>
      <w:r w:rsidRPr="2F96AED0" w:rsidR="00297369">
        <w:rPr>
          <w:rFonts w:ascii="Times New Roman" w:hAnsi="Times New Roman" w:eastAsia="Times New Roman" w:cs="Times New Roman"/>
          <w:sz w:val="24"/>
          <w:szCs w:val="24"/>
          <w:lang w:val="en-US"/>
        </w:rPr>
        <w:t xml:space="preserve">. We have created this status for rebuilding chapters in an attempt to provide </w:t>
      </w:r>
      <w:r w:rsidRPr="2F96AED0" w:rsidR="00297369">
        <w:rPr>
          <w:rFonts w:ascii="Times New Roman" w:hAnsi="Times New Roman" w:eastAsia="Times New Roman" w:cs="Times New Roman"/>
          <w:sz w:val="24"/>
          <w:szCs w:val="24"/>
          <w:lang w:val="en-US"/>
        </w:rPr>
        <w:t>them</w:t>
      </w:r>
      <w:r w:rsidRPr="2F96AED0" w:rsidR="00297369">
        <w:rPr>
          <w:rFonts w:ascii="Times New Roman" w:hAnsi="Times New Roman" w:eastAsia="Times New Roman" w:cs="Times New Roman"/>
          <w:sz w:val="24"/>
          <w:szCs w:val="24"/>
          <w:lang w:val="en-US"/>
        </w:rPr>
        <w:t xml:space="preserve"> the best opportunity for success and a support system in striving for the goal of </w:t>
      </w:r>
      <w:r w:rsidRPr="2F96AED0" w:rsidR="00297369">
        <w:rPr>
          <w:rFonts w:ascii="Times New Roman" w:hAnsi="Times New Roman" w:eastAsia="Times New Roman" w:cs="Times New Roman"/>
          <w:sz w:val="24"/>
          <w:szCs w:val="24"/>
          <w:lang w:val="en-US"/>
        </w:rPr>
        <w:t>interfraternalism</w:t>
      </w:r>
      <w:r w:rsidRPr="2F96AED0" w:rsidR="00297369">
        <w:rPr>
          <w:rFonts w:ascii="Times New Roman" w:hAnsi="Times New Roman" w:eastAsia="Times New Roman" w:cs="Times New Roman"/>
          <w:sz w:val="24"/>
          <w:szCs w:val="24"/>
          <w:lang w:val="en-US"/>
        </w:rPr>
        <w:t>.</w:t>
      </w:r>
    </w:p>
    <w:p w:rsidR="00CF38C5" w:rsidRDefault="00CF38C5" w14:paraId="000002CD" w14:textId="77777777">
      <w:pPr>
        <w:spacing w:line="240" w:lineRule="auto"/>
        <w:rPr>
          <w:rFonts w:ascii="Times New Roman" w:hAnsi="Times New Roman" w:eastAsia="Times New Roman" w:cs="Times New Roman"/>
          <w:sz w:val="24"/>
          <w:szCs w:val="24"/>
        </w:rPr>
      </w:pPr>
    </w:p>
    <w:p w:rsidR="00CF38C5" w:rsidP="7825BD88" w:rsidRDefault="00297369" w14:paraId="000002CE" w14:textId="77777777">
      <w:pPr>
        <w:spacing w:line="240" w:lineRule="auto"/>
        <w:rPr>
          <w:rFonts w:ascii="Times New Roman" w:hAnsi="Times New Roman" w:eastAsia="Times New Roman" w:cs="Times New Roman"/>
          <w:b w:val="1"/>
          <w:bCs w:val="1"/>
          <w:sz w:val="24"/>
          <w:szCs w:val="24"/>
        </w:rPr>
      </w:pPr>
      <w:r w:rsidRPr="7825BD88" w:rsidR="4EA20828">
        <w:rPr>
          <w:rFonts w:ascii="Times New Roman" w:hAnsi="Times New Roman" w:eastAsia="Times New Roman" w:cs="Times New Roman"/>
          <w:b w:val="1"/>
          <w:bCs w:val="1"/>
          <w:sz w:val="24"/>
          <w:szCs w:val="24"/>
        </w:rPr>
        <w:t xml:space="preserve">Section I. </w:t>
      </w:r>
      <w:r>
        <w:tab/>
      </w:r>
      <w:r w:rsidRPr="7825BD88" w:rsidR="4EA20828">
        <w:rPr>
          <w:rFonts w:ascii="Times New Roman" w:hAnsi="Times New Roman" w:eastAsia="Times New Roman" w:cs="Times New Roman"/>
          <w:b w:val="1"/>
          <w:bCs w:val="1"/>
          <w:sz w:val="24"/>
          <w:szCs w:val="24"/>
        </w:rPr>
        <w:t>Definition</w:t>
      </w:r>
    </w:p>
    <w:p w:rsidR="00CF38C5" w:rsidP="2C18AD21" w:rsidRDefault="00297369" w14:paraId="000002CF" w14:textId="06CA35E0">
      <w:pPr>
        <w:spacing w:line="240" w:lineRule="auto"/>
        <w:ind w:left="360"/>
        <w:rPr>
          <w:rFonts w:ascii="Times New Roman" w:hAnsi="Times New Roman" w:eastAsia="Times New Roman" w:cs="Times New Roman"/>
          <w:sz w:val="24"/>
          <w:szCs w:val="24"/>
          <w:lang w:val="en-US"/>
        </w:rPr>
      </w:pPr>
      <w:r w:rsidRPr="544BC8D9" w:rsidR="00297369">
        <w:rPr>
          <w:rFonts w:ascii="Times New Roman" w:hAnsi="Times New Roman" w:eastAsia="Times New Roman" w:cs="Times New Roman"/>
          <w:sz w:val="24"/>
          <w:szCs w:val="24"/>
          <w:lang w:val="en-US"/>
        </w:rPr>
        <w:t>IFC defines a rebuilding chapter as any member chapter of less than 10 members</w:t>
      </w:r>
      <w:r w:rsidRPr="544BC8D9" w:rsidR="7CADF5B8">
        <w:rPr>
          <w:rFonts w:ascii="Times New Roman" w:hAnsi="Times New Roman" w:eastAsia="Times New Roman" w:cs="Times New Roman"/>
          <w:sz w:val="24"/>
          <w:szCs w:val="24"/>
          <w:lang w:val="en-US"/>
        </w:rPr>
        <w:t xml:space="preserve"> which has been approved by the IFC for rebuilding chapter status for that </w:t>
      </w:r>
      <w:r w:rsidRPr="544BC8D9" w:rsidR="7CADF5B8">
        <w:rPr>
          <w:rFonts w:ascii="Times New Roman" w:hAnsi="Times New Roman" w:eastAsia="Times New Roman" w:cs="Times New Roman"/>
          <w:sz w:val="24"/>
          <w:szCs w:val="24"/>
          <w:lang w:val="en-US"/>
        </w:rPr>
        <w:t>semester.</w:t>
      </w:r>
      <w:r w:rsidRPr="544BC8D9" w:rsidR="7CADF5B8">
        <w:rPr>
          <w:rFonts w:ascii="Times New Roman" w:hAnsi="Times New Roman" w:eastAsia="Times New Roman" w:cs="Times New Roman"/>
          <w:sz w:val="24"/>
          <w:szCs w:val="24"/>
          <w:lang w:val="en-US"/>
        </w:rPr>
        <w:t xml:space="preserve"> A formal request must be </w:t>
      </w:r>
      <w:r w:rsidRPr="544BC8D9" w:rsidR="7CADF5B8">
        <w:rPr>
          <w:rFonts w:ascii="Times New Roman" w:hAnsi="Times New Roman" w:eastAsia="Times New Roman" w:cs="Times New Roman"/>
          <w:sz w:val="24"/>
          <w:szCs w:val="24"/>
          <w:lang w:val="en-US"/>
        </w:rPr>
        <w:t>submitted</w:t>
      </w:r>
      <w:r w:rsidRPr="544BC8D9" w:rsidR="7CADF5B8">
        <w:rPr>
          <w:rFonts w:ascii="Times New Roman" w:hAnsi="Times New Roman" w:eastAsia="Times New Roman" w:cs="Times New Roman"/>
          <w:sz w:val="24"/>
          <w:szCs w:val="24"/>
          <w:lang w:val="en-US"/>
        </w:rPr>
        <w:t xml:space="preserve"> and approved by the IFC each semester that a </w:t>
      </w:r>
      <w:r w:rsidRPr="544BC8D9" w:rsidR="2DF90D34">
        <w:rPr>
          <w:rFonts w:ascii="Times New Roman" w:hAnsi="Times New Roman" w:eastAsia="Times New Roman" w:cs="Times New Roman"/>
          <w:sz w:val="24"/>
          <w:szCs w:val="24"/>
          <w:lang w:val="en-US"/>
        </w:rPr>
        <w:t>member</w:t>
      </w:r>
      <w:r w:rsidRPr="544BC8D9" w:rsidR="7CADF5B8">
        <w:rPr>
          <w:rFonts w:ascii="Times New Roman" w:hAnsi="Times New Roman" w:eastAsia="Times New Roman" w:cs="Times New Roman"/>
          <w:sz w:val="24"/>
          <w:szCs w:val="24"/>
          <w:lang w:val="en-US"/>
        </w:rPr>
        <w:t xml:space="preserve"> chapter wishes to </w:t>
      </w:r>
      <w:r w:rsidRPr="544BC8D9" w:rsidR="206EA87D">
        <w:rPr>
          <w:rFonts w:ascii="Times New Roman" w:hAnsi="Times New Roman" w:eastAsia="Times New Roman" w:cs="Times New Roman"/>
          <w:sz w:val="24"/>
          <w:szCs w:val="24"/>
          <w:lang w:val="en-US"/>
        </w:rPr>
        <w:t>pursue</w:t>
      </w:r>
      <w:r w:rsidRPr="544BC8D9" w:rsidR="7CADF5B8">
        <w:rPr>
          <w:rFonts w:ascii="Times New Roman" w:hAnsi="Times New Roman" w:eastAsia="Times New Roman" w:cs="Times New Roman"/>
          <w:sz w:val="24"/>
          <w:szCs w:val="24"/>
          <w:lang w:val="en-US"/>
        </w:rPr>
        <w:t xml:space="preserve"> rebuilding chapter status.</w:t>
      </w:r>
    </w:p>
    <w:p w:rsidR="00CF38C5" w:rsidRDefault="00CF38C5" w14:paraId="000002D0" w14:textId="77777777">
      <w:pPr>
        <w:spacing w:line="240" w:lineRule="auto"/>
        <w:rPr>
          <w:rFonts w:ascii="Times New Roman" w:hAnsi="Times New Roman" w:eastAsia="Times New Roman" w:cs="Times New Roman"/>
          <w:sz w:val="24"/>
          <w:szCs w:val="24"/>
        </w:rPr>
      </w:pPr>
    </w:p>
    <w:p w:rsidR="00CF38C5" w:rsidP="7825BD88" w:rsidRDefault="00297369" w14:paraId="000002D1" w14:textId="77777777">
      <w:pPr>
        <w:spacing w:line="240" w:lineRule="auto"/>
        <w:rPr>
          <w:rFonts w:ascii="Times New Roman" w:hAnsi="Times New Roman" w:eastAsia="Times New Roman" w:cs="Times New Roman"/>
          <w:b w:val="1"/>
          <w:bCs w:val="1"/>
          <w:sz w:val="24"/>
          <w:szCs w:val="24"/>
        </w:rPr>
      </w:pPr>
      <w:r w:rsidRPr="7825BD88" w:rsidR="4EA20828">
        <w:rPr>
          <w:rFonts w:ascii="Times New Roman" w:hAnsi="Times New Roman" w:eastAsia="Times New Roman" w:cs="Times New Roman"/>
          <w:b w:val="1"/>
          <w:bCs w:val="1"/>
          <w:sz w:val="24"/>
          <w:szCs w:val="24"/>
        </w:rPr>
        <w:t xml:space="preserve">Section II. </w:t>
      </w:r>
      <w:r>
        <w:tab/>
      </w:r>
      <w:r w:rsidRPr="7825BD88" w:rsidR="4EA20828">
        <w:rPr>
          <w:rFonts w:ascii="Times New Roman" w:hAnsi="Times New Roman" w:eastAsia="Times New Roman" w:cs="Times New Roman"/>
          <w:b w:val="1"/>
          <w:bCs w:val="1"/>
          <w:sz w:val="24"/>
          <w:szCs w:val="24"/>
        </w:rPr>
        <w:t>Continuous Recruitment</w:t>
      </w:r>
    </w:p>
    <w:p w:rsidR="00CF38C5" w:rsidP="2F96AED0" w:rsidRDefault="00297369" w14:paraId="000002D2"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Continuous recruitment means member chapters may </w:t>
      </w:r>
      <w:r w:rsidRPr="2F96AED0" w:rsidR="00297369">
        <w:rPr>
          <w:rFonts w:ascii="Times New Roman" w:hAnsi="Times New Roman" w:eastAsia="Times New Roman" w:cs="Times New Roman"/>
          <w:sz w:val="24"/>
          <w:szCs w:val="24"/>
          <w:lang w:val="en-US"/>
        </w:rPr>
        <w:t>submit</w:t>
      </w:r>
      <w:r w:rsidRPr="2F96AED0" w:rsidR="00297369">
        <w:rPr>
          <w:rFonts w:ascii="Times New Roman" w:hAnsi="Times New Roman" w:eastAsia="Times New Roman" w:cs="Times New Roman"/>
          <w:sz w:val="24"/>
          <w:szCs w:val="24"/>
          <w:lang w:val="en-US"/>
        </w:rPr>
        <w:t xml:space="preserve"> bids to potential new members after the fall and spring bid days for that semester.</w:t>
      </w:r>
    </w:p>
    <w:p w:rsidR="00CF38C5" w:rsidP="2F96AED0" w:rsidRDefault="00297369" w14:paraId="000002D3" w14:textId="77777777">
      <w:pPr>
        <w:spacing w:line="240" w:lineRule="auto"/>
        <w:ind w:left="360"/>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A Member chapter under 10 associated members may </w:t>
      </w:r>
      <w:r w:rsidRPr="2F96AED0" w:rsidR="00297369">
        <w:rPr>
          <w:rFonts w:ascii="Times New Roman" w:hAnsi="Times New Roman" w:eastAsia="Times New Roman" w:cs="Times New Roman"/>
          <w:sz w:val="24"/>
          <w:szCs w:val="24"/>
          <w:lang w:val="en-US"/>
        </w:rPr>
        <w:t>submit</w:t>
      </w:r>
      <w:r w:rsidRPr="2F96AED0" w:rsidR="00297369">
        <w:rPr>
          <w:rFonts w:ascii="Times New Roman" w:hAnsi="Times New Roman" w:eastAsia="Times New Roman" w:cs="Times New Roman"/>
          <w:sz w:val="24"/>
          <w:szCs w:val="24"/>
          <w:lang w:val="en-US"/>
        </w:rPr>
        <w:t xml:space="preserve"> a request to the IFC Executive Board to </w:t>
      </w:r>
      <w:r w:rsidRPr="2F96AED0" w:rsidR="00297369">
        <w:rPr>
          <w:rFonts w:ascii="Times New Roman" w:hAnsi="Times New Roman" w:eastAsia="Times New Roman" w:cs="Times New Roman"/>
          <w:sz w:val="24"/>
          <w:szCs w:val="24"/>
          <w:lang w:val="en-US"/>
        </w:rPr>
        <w:t>participate</w:t>
      </w:r>
      <w:r w:rsidRPr="2F96AED0" w:rsidR="00297369">
        <w:rPr>
          <w:rFonts w:ascii="Times New Roman" w:hAnsi="Times New Roman" w:eastAsia="Times New Roman" w:cs="Times New Roman"/>
          <w:sz w:val="24"/>
          <w:szCs w:val="24"/>
          <w:lang w:val="en-US"/>
        </w:rPr>
        <w:t xml:space="preserve"> in continuous recruitment provided:</w:t>
      </w:r>
    </w:p>
    <w:p w:rsidR="00CF38C5" w:rsidRDefault="00297369" w14:paraId="000002D4" w14:textId="77777777">
      <w:pPr>
        <w:numPr>
          <w:ilvl w:val="0"/>
          <w:numId w:val="4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member chapter is in Good Standing.</w:t>
      </w:r>
    </w:p>
    <w:p w:rsidR="00CF38C5" w:rsidP="2F96AED0" w:rsidRDefault="00297369" w14:paraId="000002D5" w14:textId="77777777">
      <w:pPr>
        <w:numPr>
          <w:ilvl w:val="0"/>
          <w:numId w:val="49"/>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 xml:space="preserve">The member chapter </w:t>
      </w:r>
      <w:r w:rsidRPr="2F96AED0" w:rsidR="00297369">
        <w:rPr>
          <w:rFonts w:ascii="Times New Roman" w:hAnsi="Times New Roman" w:eastAsia="Times New Roman" w:cs="Times New Roman"/>
          <w:sz w:val="24"/>
          <w:szCs w:val="24"/>
          <w:lang w:val="en-US"/>
        </w:rPr>
        <w:t>participated</w:t>
      </w:r>
      <w:r w:rsidRPr="2F96AED0" w:rsidR="00297369">
        <w:rPr>
          <w:rFonts w:ascii="Times New Roman" w:hAnsi="Times New Roman" w:eastAsia="Times New Roman" w:cs="Times New Roman"/>
          <w:sz w:val="24"/>
          <w:szCs w:val="24"/>
          <w:lang w:val="en-US"/>
        </w:rPr>
        <w:t xml:space="preserve"> fully in the previous </w:t>
      </w:r>
      <w:r w:rsidRPr="2F96AED0" w:rsidR="00297369">
        <w:rPr>
          <w:rFonts w:ascii="Times New Roman" w:hAnsi="Times New Roman" w:eastAsia="Times New Roman" w:cs="Times New Roman"/>
          <w:sz w:val="24"/>
          <w:szCs w:val="24"/>
          <w:lang w:val="en-US"/>
        </w:rPr>
        <w:t>semesters’</w:t>
      </w:r>
      <w:r w:rsidRPr="2F96AED0" w:rsidR="00297369">
        <w:rPr>
          <w:rFonts w:ascii="Times New Roman" w:hAnsi="Times New Roman" w:eastAsia="Times New Roman" w:cs="Times New Roman"/>
          <w:sz w:val="24"/>
          <w:szCs w:val="24"/>
          <w:lang w:val="en-US"/>
        </w:rPr>
        <w:t xml:space="preserve"> formal recruitment.</w:t>
      </w:r>
    </w:p>
    <w:p w:rsidR="00CF38C5" w:rsidP="2F96AED0" w:rsidRDefault="00297369" w14:paraId="000002D6" w14:textId="77777777">
      <w:pPr>
        <w:numPr>
          <w:ilvl w:val="0"/>
          <w:numId w:val="49"/>
        </w:numPr>
        <w:spacing w:line="240" w:lineRule="auto"/>
        <w:rPr>
          <w:rFonts w:ascii="Times New Roman" w:hAnsi="Times New Roman" w:eastAsia="Times New Roman" w:cs="Times New Roman"/>
          <w:sz w:val="24"/>
          <w:szCs w:val="24"/>
          <w:lang w:val="en-US"/>
        </w:rPr>
      </w:pPr>
      <w:r w:rsidRPr="2F96AED0" w:rsidR="00297369">
        <w:rPr>
          <w:rFonts w:ascii="Times New Roman" w:hAnsi="Times New Roman" w:eastAsia="Times New Roman" w:cs="Times New Roman"/>
          <w:sz w:val="24"/>
          <w:szCs w:val="24"/>
          <w:lang w:val="en-US"/>
        </w:rPr>
        <w:t>All potential new members have submitted the GPA release form to the Assistant Director of Student Involvement prior to being extended a bid.</w:t>
      </w:r>
    </w:p>
    <w:p w:rsidR="00CF38C5" w:rsidRDefault="00297369" w14:paraId="000002D7" w14:textId="77777777">
      <w:pPr>
        <w:numPr>
          <w:ilvl w:val="0"/>
          <w:numId w:val="4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 chapters must inform the IFC VP of Recruitment and Assistant Director of Student Involvement prior to extending a bid.</w:t>
      </w:r>
    </w:p>
    <w:p w:rsidR="00CF38C5" w:rsidRDefault="00297369" w14:paraId="000002D8" w14:textId="77777777">
      <w:pPr>
        <w:numPr>
          <w:ilvl w:val="0"/>
          <w:numId w:val="49"/>
        </w:numPr>
        <w:spacing w:line="240" w:lineRule="auto"/>
        <w:rPr>
          <w:rFonts w:ascii="Times New Roman" w:hAnsi="Times New Roman" w:eastAsia="Times New Roman" w:cs="Times New Roman"/>
          <w:sz w:val="24"/>
          <w:szCs w:val="24"/>
        </w:rPr>
      </w:pPr>
      <w:r w:rsidRPr="2C18AD21" w:rsidR="4EA20828">
        <w:rPr>
          <w:rFonts w:ascii="Times New Roman" w:hAnsi="Times New Roman" w:eastAsia="Times New Roman" w:cs="Times New Roman"/>
          <w:sz w:val="24"/>
          <w:szCs w:val="24"/>
        </w:rPr>
        <w:t>Member chapters must still abide by deferred recruitment.</w:t>
      </w:r>
    </w:p>
    <w:p w:rsidR="2C18AD21" w:rsidP="2C18AD21" w:rsidRDefault="2C18AD21" w14:paraId="5AC16873" w14:textId="016FB50D">
      <w:pPr>
        <w:pStyle w:val="Normal"/>
        <w:suppressLineNumbers w:val="0"/>
        <w:bidi w:val="0"/>
        <w:spacing w:before="0" w:beforeAutospacing="off" w:after="0" w:afterAutospacing="off" w:line="240" w:lineRule="auto"/>
        <w:ind w:left="0" w:right="0" w:hanging="0"/>
        <w:jc w:val="left"/>
        <w:rPr>
          <w:rFonts w:ascii="Times New Roman" w:hAnsi="Times New Roman" w:eastAsia="Times New Roman" w:cs="Times New Roman"/>
          <w:sz w:val="24"/>
          <w:szCs w:val="24"/>
          <w:lang w:val="en-US"/>
        </w:rPr>
      </w:pPr>
    </w:p>
    <w:p w:rsidR="100DBF38" w:rsidP="2C18AD21" w:rsidRDefault="100DBF38" w14:paraId="5E7FC5DC" w14:textId="271609E3">
      <w:pPr>
        <w:pStyle w:val="Normal"/>
        <w:suppressLineNumbers w:val="0"/>
        <w:bidi w:val="0"/>
        <w:spacing w:before="0" w:beforeAutospacing="off" w:after="0" w:afterAutospacing="off" w:line="240" w:lineRule="auto"/>
        <w:ind w:left="360" w:right="0" w:hanging="0"/>
        <w:jc w:val="left"/>
        <w:rPr>
          <w:rFonts w:ascii="Times New Roman" w:hAnsi="Times New Roman" w:eastAsia="Times New Roman" w:cs="Times New Roman"/>
          <w:sz w:val="24"/>
          <w:szCs w:val="24"/>
          <w:lang w:val="en-US"/>
        </w:rPr>
      </w:pPr>
      <w:r w:rsidRPr="2C18AD21" w:rsidR="100DBF38">
        <w:rPr>
          <w:rFonts w:ascii="Times New Roman" w:hAnsi="Times New Roman" w:eastAsia="Times New Roman" w:cs="Times New Roman"/>
          <w:sz w:val="24"/>
          <w:szCs w:val="24"/>
          <w:lang w:val="en-US"/>
        </w:rPr>
        <w:t xml:space="preserve">Especially during periods of expansion where associate member chapters are openly recruiting after </w:t>
      </w:r>
      <w:r w:rsidRPr="2C18AD21" w:rsidR="100DBF38">
        <w:rPr>
          <w:rFonts w:ascii="Times New Roman" w:hAnsi="Times New Roman" w:eastAsia="Times New Roman" w:cs="Times New Roman"/>
          <w:sz w:val="24"/>
          <w:szCs w:val="24"/>
          <w:lang w:val="en-US"/>
        </w:rPr>
        <w:t>d</w:t>
      </w:r>
      <w:r w:rsidRPr="2C18AD21" w:rsidR="100DBF38">
        <w:rPr>
          <w:rFonts w:ascii="Times New Roman" w:hAnsi="Times New Roman" w:eastAsia="Times New Roman" w:cs="Times New Roman"/>
          <w:sz w:val="24"/>
          <w:szCs w:val="24"/>
          <w:lang w:val="en-US"/>
        </w:rPr>
        <w:t>esignated</w:t>
      </w:r>
      <w:r w:rsidRPr="2C18AD21" w:rsidR="100DBF38">
        <w:rPr>
          <w:rFonts w:ascii="Times New Roman" w:hAnsi="Times New Roman" w:eastAsia="Times New Roman" w:cs="Times New Roman"/>
          <w:sz w:val="24"/>
          <w:szCs w:val="24"/>
          <w:lang w:val="en-US"/>
        </w:rPr>
        <w:t xml:space="preserve"> recruitment periods, the IFC reserves the right to </w:t>
      </w:r>
      <w:r w:rsidRPr="2C18AD21" w:rsidR="61A430EA">
        <w:rPr>
          <w:rFonts w:ascii="Times New Roman" w:hAnsi="Times New Roman" w:eastAsia="Times New Roman" w:cs="Times New Roman"/>
          <w:sz w:val="24"/>
          <w:szCs w:val="24"/>
          <w:lang w:val="en-US"/>
        </w:rPr>
        <w:t>dis</w:t>
      </w:r>
      <w:r w:rsidRPr="2C18AD21" w:rsidR="100DBF38">
        <w:rPr>
          <w:rFonts w:ascii="Times New Roman" w:hAnsi="Times New Roman" w:eastAsia="Times New Roman" w:cs="Times New Roman"/>
          <w:sz w:val="24"/>
          <w:szCs w:val="24"/>
          <w:lang w:val="en-US"/>
        </w:rPr>
        <w:t xml:space="preserve">allow </w:t>
      </w:r>
      <w:r w:rsidRPr="2C18AD21" w:rsidR="1F1CB7E2">
        <w:rPr>
          <w:rFonts w:ascii="Times New Roman" w:hAnsi="Times New Roman" w:eastAsia="Times New Roman" w:cs="Times New Roman"/>
          <w:sz w:val="24"/>
          <w:szCs w:val="24"/>
          <w:lang w:val="en-US"/>
        </w:rPr>
        <w:t>continuous</w:t>
      </w:r>
      <w:r w:rsidRPr="2C18AD21" w:rsidR="100DBF38">
        <w:rPr>
          <w:rFonts w:ascii="Times New Roman" w:hAnsi="Times New Roman" w:eastAsia="Times New Roman" w:cs="Times New Roman"/>
          <w:sz w:val="24"/>
          <w:szCs w:val="24"/>
          <w:lang w:val="en-US"/>
        </w:rPr>
        <w:t xml:space="preserve"> recruitment</w:t>
      </w:r>
      <w:r w:rsidRPr="2C18AD21" w:rsidR="0C5235D4">
        <w:rPr>
          <w:rFonts w:ascii="Times New Roman" w:hAnsi="Times New Roman" w:eastAsia="Times New Roman" w:cs="Times New Roman"/>
          <w:sz w:val="24"/>
          <w:szCs w:val="24"/>
          <w:lang w:val="en-US"/>
        </w:rPr>
        <w:t>.</w:t>
      </w:r>
    </w:p>
    <w:p w:rsidR="00CF38C5" w:rsidRDefault="00CF38C5" w14:paraId="000002D9" w14:textId="77777777">
      <w:pPr>
        <w:spacing w:line="240" w:lineRule="auto"/>
        <w:ind w:left="1080"/>
        <w:rPr>
          <w:rFonts w:ascii="Times New Roman" w:hAnsi="Times New Roman" w:eastAsia="Times New Roman" w:cs="Times New Roman"/>
          <w:sz w:val="24"/>
          <w:szCs w:val="24"/>
        </w:rPr>
      </w:pPr>
    </w:p>
    <w:p w:rsidR="00CF38C5" w:rsidP="7825BD88" w:rsidRDefault="00297369" w14:paraId="000002DA" w14:textId="77777777">
      <w:pPr>
        <w:spacing w:line="240" w:lineRule="auto"/>
        <w:rPr>
          <w:rFonts w:ascii="Times New Roman" w:hAnsi="Times New Roman" w:eastAsia="Times New Roman" w:cs="Times New Roman"/>
          <w:b w:val="1"/>
          <w:bCs w:val="1"/>
          <w:sz w:val="24"/>
          <w:szCs w:val="24"/>
        </w:rPr>
      </w:pPr>
      <w:r w:rsidRPr="7825BD88" w:rsidR="4EA20828">
        <w:rPr>
          <w:rFonts w:ascii="Times New Roman" w:hAnsi="Times New Roman" w:eastAsia="Times New Roman" w:cs="Times New Roman"/>
          <w:b w:val="1"/>
          <w:bCs w:val="1"/>
          <w:sz w:val="24"/>
          <w:szCs w:val="24"/>
        </w:rPr>
        <w:t xml:space="preserve">Section III. </w:t>
      </w:r>
      <w:r>
        <w:tab/>
      </w:r>
      <w:r w:rsidRPr="7825BD88" w:rsidR="4EA20828">
        <w:rPr>
          <w:rFonts w:ascii="Times New Roman" w:hAnsi="Times New Roman" w:eastAsia="Times New Roman" w:cs="Times New Roman"/>
          <w:b w:val="1"/>
          <w:bCs w:val="1"/>
          <w:sz w:val="24"/>
          <w:szCs w:val="24"/>
        </w:rPr>
        <w:t xml:space="preserve">Dues </w:t>
      </w:r>
    </w:p>
    <w:p w:rsidR="00CF38C5" w:rsidRDefault="00297369" w14:paraId="000002DB" w14:textId="77777777">
      <w:pPr>
        <w:spacing w:line="24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Member chapters under 10 initiated members can be exempt from paying IFC member chapter dues at the discretion of the IFC VP of Finance, provided:</w:t>
      </w:r>
    </w:p>
    <w:p w:rsidR="00CF38C5" w:rsidRDefault="00297369" w14:paraId="000002DC" w14:textId="77777777">
      <w:pPr>
        <w:numPr>
          <w:ilvl w:val="0"/>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 chapters continue to attend weekly IFC meetings.</w:t>
      </w:r>
    </w:p>
    <w:p w:rsidR="00CF38C5" w:rsidP="2C18AD21" w:rsidRDefault="00CF38C5" w14:paraId="000002FE" w14:textId="46C90E3E">
      <w:pPr>
        <w:numPr>
          <w:ilvl w:val="0"/>
          <w:numId w:val="6"/>
        </w:numPr>
        <w:spacing w:line="240" w:lineRule="auto"/>
        <w:rPr>
          <w:rFonts w:ascii="Times New Roman" w:hAnsi="Times New Roman" w:eastAsia="Times New Roman" w:cs="Times New Roman"/>
          <w:sz w:val="24"/>
          <w:szCs w:val="24"/>
          <w:lang w:val="en-US"/>
        </w:rPr>
      </w:pPr>
      <w:r w:rsidRPr="2C18AD21" w:rsidR="4EA20828">
        <w:rPr>
          <w:rFonts w:ascii="Times New Roman" w:hAnsi="Times New Roman" w:eastAsia="Times New Roman" w:cs="Times New Roman"/>
          <w:sz w:val="24"/>
          <w:szCs w:val="24"/>
          <w:lang w:val="en-US"/>
        </w:rPr>
        <w:t xml:space="preserve">Member chapters continue to </w:t>
      </w:r>
      <w:r w:rsidRPr="2C18AD21" w:rsidR="4EA20828">
        <w:rPr>
          <w:rFonts w:ascii="Times New Roman" w:hAnsi="Times New Roman" w:eastAsia="Times New Roman" w:cs="Times New Roman"/>
          <w:sz w:val="24"/>
          <w:szCs w:val="24"/>
          <w:lang w:val="en-US"/>
        </w:rPr>
        <w:t>participate</w:t>
      </w:r>
      <w:r w:rsidRPr="2C18AD21" w:rsidR="4EA20828">
        <w:rPr>
          <w:rFonts w:ascii="Times New Roman" w:hAnsi="Times New Roman" w:eastAsia="Times New Roman" w:cs="Times New Roman"/>
          <w:sz w:val="24"/>
          <w:szCs w:val="24"/>
          <w:lang w:val="en-US"/>
        </w:rPr>
        <w:t xml:space="preserve"> in IFC community events.</w:t>
      </w:r>
      <w:commentRangeEnd w:id="24"/>
      <w:r>
        <w:rPr>
          <w:rStyle w:val="CommentReference"/>
        </w:rPr>
        <w:commentReference w:id="24"/>
      </w:r>
      <w:commentRangeEnd w:id="930092880"/>
      <w:r>
        <w:rPr>
          <w:rStyle w:val="CommentReference"/>
        </w:rPr>
        <w:commentReference w:id="930092880"/>
      </w:r>
    </w:p>
    <w:sectPr w:rsidR="00CF38C5">
      <w:headerReference w:type="default" r:id="rId13"/>
      <w:headerReference w:type="first" r:id="rId14"/>
      <w:footerReference w:type="first" r:id="rId15"/>
      <w:pgSz w:w="12240" w:h="15840" w:orient="portrait"/>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 w:author="Furman Interfraternity Council" w:date="2023-11-15T18:12:00Z" w:id="1">
    <w:p w:rsidR="00CF38C5" w:rsidRDefault="00297369" w14:paraId="00000311" w14:textId="77777777">
      <w:pPr>
        <w:widowControl w:val="0"/>
        <w:pBdr>
          <w:top w:val="nil"/>
          <w:left w:val="nil"/>
          <w:bottom w:val="nil"/>
          <w:right w:val="nil"/>
          <w:between w:val="nil"/>
        </w:pBdr>
        <w:spacing w:line="240" w:lineRule="auto"/>
        <w:rPr>
          <w:color w:val="000000"/>
        </w:rPr>
      </w:pPr>
      <w:r>
        <w:rPr>
          <w:color w:val="000000"/>
        </w:rPr>
        <w:t>Wording change- Housekeeping</w:t>
      </w:r>
    </w:p>
  </w:comment>
  <w:comment w:initials="" w:author="Furman Interfraternity Council" w:date="2023-11-15T20:37:00Z" w:id="4">
    <w:p w:rsidR="00CF38C5" w:rsidRDefault="00297369" w14:paraId="00000317" w14:textId="77777777">
      <w:pPr>
        <w:widowControl w:val="0"/>
        <w:pBdr>
          <w:top w:val="nil"/>
          <w:left w:val="nil"/>
          <w:bottom w:val="nil"/>
          <w:right w:val="nil"/>
          <w:between w:val="nil"/>
        </w:pBdr>
        <w:spacing w:line="240" w:lineRule="auto"/>
        <w:rPr>
          <w:color w:val="000000"/>
        </w:rPr>
      </w:pPr>
      <w:r>
        <w:rPr>
          <w:color w:val="000000"/>
        </w:rPr>
        <w:t>Consolidated some things, said it without having to be too wordy</w:t>
      </w:r>
    </w:p>
  </w:comment>
  <w:comment w:initials="" w:author="Furman Interfraternity Council" w:date="2023-11-15T20:37:00Z" w:id="5">
    <w:p w:rsidR="00CF38C5" w:rsidRDefault="00297369" w14:paraId="00000316" w14:textId="77777777">
      <w:pPr>
        <w:widowControl w:val="0"/>
        <w:pBdr>
          <w:top w:val="nil"/>
          <w:left w:val="nil"/>
          <w:bottom w:val="nil"/>
          <w:right w:val="nil"/>
          <w:between w:val="nil"/>
        </w:pBdr>
        <w:spacing w:line="240" w:lineRule="auto"/>
        <w:rPr>
          <w:color w:val="000000"/>
        </w:rPr>
      </w:pPr>
      <w:r>
        <w:rPr>
          <w:color w:val="000000"/>
        </w:rPr>
        <w:t>Corrected from FSL</w:t>
      </w:r>
    </w:p>
  </w:comment>
  <w:comment w:initials="" w:author="Furman Interfraternity Council" w:date="2023-11-15T20:38:00Z" w:id="6">
    <w:p w:rsidR="00CF38C5" w:rsidRDefault="00297369" w14:paraId="00000303" w14:textId="77777777">
      <w:pPr>
        <w:widowControl w:val="0"/>
        <w:pBdr>
          <w:top w:val="nil"/>
          <w:left w:val="nil"/>
          <w:bottom w:val="nil"/>
          <w:right w:val="nil"/>
          <w:between w:val="nil"/>
        </w:pBdr>
        <w:spacing w:line="240" w:lineRule="auto"/>
        <w:rPr>
          <w:color w:val="000000"/>
        </w:rPr>
      </w:pPr>
      <w:r>
        <w:rPr>
          <w:color w:val="000000"/>
        </w:rPr>
        <w:t>Updated to represent the current NIC standard</w:t>
      </w:r>
    </w:p>
  </w:comment>
  <w:comment w:initials="" w:author="Furman Interfraternity Council" w:date="2023-11-15T20:40:00Z" w:id="7">
    <w:p w:rsidR="00CF38C5" w:rsidRDefault="00297369" w14:paraId="0000030A" w14:textId="77777777">
      <w:pPr>
        <w:widowControl w:val="0"/>
        <w:pBdr>
          <w:top w:val="nil"/>
          <w:left w:val="nil"/>
          <w:bottom w:val="nil"/>
          <w:right w:val="nil"/>
          <w:between w:val="nil"/>
        </w:pBdr>
        <w:spacing w:line="240" w:lineRule="auto"/>
        <w:rPr>
          <w:color w:val="000000"/>
        </w:rPr>
      </w:pPr>
      <w:r>
        <w:rPr>
          <w:color w:val="000000"/>
        </w:rPr>
        <w:t>Moved these to beneath the other information for delegates</w:t>
      </w:r>
    </w:p>
  </w:comment>
  <w:comment w:initials="" w:author="Gran Kennedy" w:date="2023-10-18T22:34:00Z" w:id="8">
    <w:p w:rsidR="00CF38C5" w:rsidRDefault="00297369" w14:paraId="00000305" w14:textId="77777777">
      <w:pPr>
        <w:widowControl w:val="0"/>
        <w:pBdr>
          <w:top w:val="nil"/>
          <w:left w:val="nil"/>
          <w:bottom w:val="nil"/>
          <w:right w:val="nil"/>
          <w:between w:val="nil"/>
        </w:pBdr>
        <w:spacing w:line="240" w:lineRule="auto"/>
        <w:rPr>
          <w:color w:val="000000"/>
        </w:rPr>
      </w:pPr>
      <w:r>
        <w:rPr>
          <w:color w:val="000000"/>
        </w:rPr>
        <w:t>New Positions!</w:t>
      </w:r>
    </w:p>
  </w:comment>
  <w:comment w:initials="" w:author="Furman Interfraternity Council" w:date="2023-11-15T20:48:00Z" w:id="9">
    <w:p w:rsidR="00CF38C5" w:rsidRDefault="00297369" w14:paraId="00000306" w14:textId="77777777">
      <w:pPr>
        <w:widowControl w:val="0"/>
        <w:pBdr>
          <w:top w:val="nil"/>
          <w:left w:val="nil"/>
          <w:bottom w:val="nil"/>
          <w:right w:val="nil"/>
          <w:between w:val="nil"/>
        </w:pBdr>
        <w:spacing w:line="240" w:lineRule="auto"/>
        <w:rPr>
          <w:color w:val="000000"/>
        </w:rPr>
      </w:pPr>
      <w:r>
        <w:rPr>
          <w:color w:val="000000"/>
        </w:rPr>
        <w:t>Too big a work load on president, and needed a clear Vice President to assume the duties of president when he ain't there. Made VP Admin- EVP. Split up some of the other positions as well- Finance was too big for admin to do alone and still do admin. Split off member development from recruitment as well, and booted recruitment further down the totem pole. Took Scholarship away from Admin</w:t>
      </w:r>
    </w:p>
  </w:comment>
  <w:comment w:initials="" w:author="Gran Kennedy" w:date="2023-10-18T22:35:00Z" w:id="10">
    <w:p w:rsidR="00CF38C5" w:rsidRDefault="00297369" w14:paraId="00000308" w14:textId="77777777">
      <w:pPr>
        <w:widowControl w:val="0"/>
        <w:pBdr>
          <w:top w:val="nil"/>
          <w:left w:val="nil"/>
          <w:bottom w:val="nil"/>
          <w:right w:val="nil"/>
          <w:between w:val="nil"/>
        </w:pBdr>
        <w:spacing w:line="240" w:lineRule="auto"/>
        <w:rPr>
          <w:color w:val="000000"/>
        </w:rPr>
      </w:pPr>
      <w:r>
        <w:rPr>
          <w:color w:val="000000"/>
        </w:rPr>
        <w:t>GPA Req</w:t>
      </w:r>
    </w:p>
  </w:comment>
  <w:comment w:initials="" w:author="Furman Interfraternity Council" w:date="2023-11-15T20:43:00Z" w:id="11">
    <w:p w:rsidR="00CF38C5" w:rsidRDefault="00297369" w14:paraId="00000309" w14:textId="77777777">
      <w:pPr>
        <w:widowControl w:val="0"/>
        <w:pBdr>
          <w:top w:val="nil"/>
          <w:left w:val="nil"/>
          <w:bottom w:val="nil"/>
          <w:right w:val="nil"/>
          <w:between w:val="nil"/>
        </w:pBdr>
        <w:spacing w:line="240" w:lineRule="auto"/>
        <w:rPr>
          <w:color w:val="000000"/>
        </w:rPr>
      </w:pPr>
      <w:r>
        <w:rPr>
          <w:color w:val="000000"/>
        </w:rPr>
        <w:t>If you ain't got a 2.75 at least then I know damn well you're not gonna do your job on exec.</w:t>
      </w:r>
    </w:p>
  </w:comment>
  <w:comment w:initials="" w:author="Gran Kennedy" w:date="2023-10-18T22:35:00Z" w:id="12">
    <w:p w:rsidR="00CF38C5" w:rsidRDefault="00297369" w14:paraId="0000030C" w14:textId="77777777">
      <w:pPr>
        <w:widowControl w:val="0"/>
        <w:pBdr>
          <w:top w:val="nil"/>
          <w:left w:val="nil"/>
          <w:bottom w:val="nil"/>
          <w:right w:val="nil"/>
          <w:between w:val="nil"/>
        </w:pBdr>
        <w:spacing w:line="240" w:lineRule="auto"/>
        <w:rPr>
          <w:color w:val="000000"/>
        </w:rPr>
      </w:pPr>
      <w:r>
        <w:rPr>
          <w:color w:val="000000"/>
        </w:rPr>
        <w:t>COI</w:t>
      </w:r>
    </w:p>
  </w:comment>
  <w:comment w:initials="" w:author="Furman Interfraternity Council" w:date="2023-11-15T20:42:00Z" w:id="13">
    <w:p w:rsidR="00CF38C5" w:rsidRDefault="00297369" w14:paraId="0000030D" w14:textId="77777777">
      <w:pPr>
        <w:widowControl w:val="0"/>
        <w:pBdr>
          <w:top w:val="nil"/>
          <w:left w:val="nil"/>
          <w:bottom w:val="nil"/>
          <w:right w:val="nil"/>
          <w:between w:val="nil"/>
        </w:pBdr>
        <w:spacing w:line="240" w:lineRule="auto"/>
        <w:rPr>
          <w:color w:val="000000"/>
        </w:rPr>
      </w:pPr>
      <w:r>
        <w:rPr>
          <w:color w:val="000000"/>
        </w:rPr>
        <w:t>Yeah, we had an IFC VP of recruitment that was also his chapter's head recruitment chair. Didn't work out great</w:t>
      </w:r>
    </w:p>
  </w:comment>
  <w:comment w:initials="" w:author="Furman Interfraternity Council" w:date="2023-11-15T20:56:00Z" w:id="14">
    <w:p w:rsidR="00CF38C5" w:rsidRDefault="00297369" w14:paraId="00000302" w14:textId="77777777">
      <w:pPr>
        <w:widowControl w:val="0"/>
        <w:pBdr>
          <w:top w:val="nil"/>
          <w:left w:val="nil"/>
          <w:bottom w:val="nil"/>
          <w:right w:val="nil"/>
          <w:between w:val="nil"/>
        </w:pBdr>
        <w:spacing w:line="240" w:lineRule="auto"/>
        <w:rPr>
          <w:color w:val="000000"/>
        </w:rPr>
      </w:pPr>
      <w:r>
        <w:rPr>
          <w:color w:val="000000"/>
        </w:rPr>
        <w:t>Moved and reordered articles to make the Constitution flow better.</w:t>
      </w:r>
    </w:p>
  </w:comment>
  <w:comment w:initials="" w:author="Gran Kennedy" w:date="2023-10-18T22:35:00Z" w:id="15">
    <w:p w:rsidR="00CF38C5" w:rsidRDefault="00297369" w14:paraId="00000312" w14:textId="77777777">
      <w:pPr>
        <w:widowControl w:val="0"/>
        <w:pBdr>
          <w:top w:val="nil"/>
          <w:left w:val="nil"/>
          <w:bottom w:val="nil"/>
          <w:right w:val="nil"/>
          <w:between w:val="nil"/>
        </w:pBdr>
        <w:spacing w:line="240" w:lineRule="auto"/>
        <w:rPr>
          <w:color w:val="000000"/>
        </w:rPr>
      </w:pPr>
      <w:r>
        <w:rPr>
          <w:color w:val="000000"/>
        </w:rPr>
        <w:t>EVP!</w:t>
      </w:r>
    </w:p>
  </w:comment>
  <w:comment w:initials="" w:author="Furman Interfraternity Council" w:date="2023-11-15T20:49:00Z" w:id="16">
    <w:p w:rsidR="00CF38C5" w:rsidRDefault="00297369" w14:paraId="00000313" w14:textId="77777777">
      <w:pPr>
        <w:widowControl w:val="0"/>
        <w:pBdr>
          <w:top w:val="nil"/>
          <w:left w:val="nil"/>
          <w:bottom w:val="nil"/>
          <w:right w:val="nil"/>
          <w:between w:val="nil"/>
        </w:pBdr>
        <w:spacing w:line="240" w:lineRule="auto"/>
        <w:rPr>
          <w:color w:val="000000"/>
        </w:rPr>
      </w:pPr>
      <w:r>
        <w:rPr>
          <w:color w:val="000000"/>
        </w:rPr>
        <w:t>Needed someone to run the FSL committee we made up this semester</w:t>
      </w:r>
    </w:p>
  </w:comment>
  <w:comment w:initials="" w:author="Furman Interfraternity Council" w:date="2023-11-15T20:57:00Z" w:id="18">
    <w:p w:rsidR="00CF38C5" w:rsidRDefault="00297369" w14:paraId="0000030B" w14:textId="77777777">
      <w:pPr>
        <w:widowControl w:val="0"/>
        <w:pBdr>
          <w:top w:val="nil"/>
          <w:left w:val="nil"/>
          <w:bottom w:val="nil"/>
          <w:right w:val="nil"/>
          <w:between w:val="nil"/>
        </w:pBdr>
        <w:spacing w:line="240" w:lineRule="auto"/>
        <w:rPr>
          <w:color w:val="000000"/>
        </w:rPr>
      </w:pPr>
      <w:r>
        <w:rPr>
          <w:color w:val="000000"/>
        </w:rPr>
        <w:t>Updated to reflect more current NIC Standards</w:t>
      </w:r>
    </w:p>
  </w:comment>
  <w:comment w:initials="" w:author="Furman Interfraternity Council" w:date="2023-11-15T21:02:00Z" w:id="20">
    <w:p w:rsidR="00CF38C5" w:rsidRDefault="00297369" w14:paraId="0000030F" w14:textId="77777777">
      <w:pPr>
        <w:widowControl w:val="0"/>
        <w:pBdr>
          <w:top w:val="nil"/>
          <w:left w:val="nil"/>
          <w:bottom w:val="nil"/>
          <w:right w:val="nil"/>
          <w:between w:val="nil"/>
        </w:pBdr>
        <w:spacing w:line="240" w:lineRule="auto"/>
        <w:rPr>
          <w:color w:val="000000"/>
        </w:rPr>
      </w:pPr>
      <w:r>
        <w:rPr>
          <w:color w:val="000000"/>
        </w:rPr>
        <w:t>Changed to updated position</w:t>
      </w:r>
    </w:p>
  </w:comment>
  <w:comment w:initials="" w:author="Gran Kennedy" w:date="2023-10-18T21:09:00Z" w:id="21">
    <w:p w:rsidR="00CF38C5" w:rsidRDefault="00297369" w14:paraId="00000314" w14:textId="77777777">
      <w:pPr>
        <w:widowControl w:val="0"/>
        <w:pBdr>
          <w:top w:val="nil"/>
          <w:left w:val="nil"/>
          <w:bottom w:val="nil"/>
          <w:right w:val="nil"/>
          <w:between w:val="nil"/>
        </w:pBdr>
        <w:spacing w:line="240" w:lineRule="auto"/>
        <w:rPr>
          <w:color w:val="000000"/>
        </w:rPr>
      </w:pPr>
      <w:r>
        <w:rPr>
          <w:color w:val="000000"/>
        </w:rPr>
        <w:t>New!</w:t>
      </w:r>
    </w:p>
  </w:comment>
  <w:comment w:initials="" w:author="Furman Interfraternity Council" w:date="2023-11-15T21:03:00Z" w:id="22">
    <w:p w:rsidR="00CF38C5" w:rsidRDefault="00297369" w14:paraId="00000315" w14:textId="77777777">
      <w:pPr>
        <w:widowControl w:val="0"/>
        <w:pBdr>
          <w:top w:val="nil"/>
          <w:left w:val="nil"/>
          <w:bottom w:val="nil"/>
          <w:right w:val="nil"/>
          <w:between w:val="nil"/>
        </w:pBdr>
        <w:spacing w:line="240" w:lineRule="auto"/>
        <w:rPr>
          <w:color w:val="000000"/>
        </w:rPr>
      </w:pPr>
      <w:r>
        <w:rPr>
          <w:color w:val="000000"/>
        </w:rPr>
        <w:t>Lol stole these from UTK's IFC Constitution</w:t>
      </w:r>
    </w:p>
  </w:comment>
  <w:comment w:initials="" w:author="Furman Interfraternity Council" w:date="2023-11-15T21:04:00Z" w:id="23">
    <w:p w:rsidR="00CF38C5" w:rsidRDefault="00297369" w14:paraId="00000310" w14:textId="77777777">
      <w:pPr>
        <w:widowControl w:val="0"/>
        <w:pBdr>
          <w:top w:val="nil"/>
          <w:left w:val="nil"/>
          <w:bottom w:val="nil"/>
          <w:right w:val="nil"/>
          <w:between w:val="nil"/>
        </w:pBdr>
        <w:spacing w:line="240" w:lineRule="auto"/>
        <w:rPr>
          <w:color w:val="000000"/>
        </w:rPr>
      </w:pPr>
      <w:r>
        <w:rPr>
          <w:color w:val="000000"/>
        </w:rPr>
        <w:t>Lmao, expressly reminded us to ask for permission first from Admin</w:t>
      </w:r>
    </w:p>
  </w:comment>
  <w:comment w:initials="" w:author="Furman Interfraternity Council" w:date="2023-11-28T00:39:00Z" w:id="24">
    <w:p w:rsidR="00CF38C5" w:rsidRDefault="00297369" w14:paraId="0000030E" w14:textId="77777777">
      <w:pPr>
        <w:widowControl w:val="0"/>
        <w:pBdr>
          <w:top w:val="nil"/>
          <w:left w:val="nil"/>
          <w:bottom w:val="nil"/>
          <w:right w:val="nil"/>
          <w:between w:val="nil"/>
        </w:pBdr>
        <w:spacing w:line="240" w:lineRule="auto"/>
        <w:rPr>
          <w:color w:val="000000"/>
        </w:rPr>
      </w:pPr>
      <w:r>
        <w:rPr>
          <w:color w:val="000000"/>
        </w:rPr>
        <w:t>New, giving continuous recruitment to help try and get a chapter to 10 members.</w:t>
      </w:r>
    </w:p>
  </w:comment>
  <w:comment xmlns:w="http://schemas.openxmlformats.org/wordprocessingml/2006/main" w:initials="GK" w:author="Gran Kennedy9-Student" w:date="2024-10-30T14:22:28" w:id="263137473">
    <w:p xmlns:w14="http://schemas.microsoft.com/office/word/2010/wordml" xmlns:w="http://schemas.openxmlformats.org/wordprocessingml/2006/main" w:rsidR="7842A109" w:rsidRDefault="2F85AF0F" w14:paraId="3BD09E67" w14:textId="37CAFEC0">
      <w:pPr>
        <w:pStyle w:val="CommentText"/>
      </w:pPr>
      <w:r>
        <w:rPr>
          <w:rStyle w:val="CommentReference"/>
        </w:rPr>
        <w:annotationRef/>
      </w:r>
      <w:r w:rsidRPr="7BC35A8E" w:rsidR="53071826">
        <w:t xml:space="preserve">Potential reworking- need to emphasize not bringing the president to everything and having an informed, empowered delegate present at meetings. Potential secretary member of exec? </w:t>
      </w:r>
    </w:p>
  </w:comment>
  <w:comment xmlns:w="http://schemas.openxmlformats.org/wordprocessingml/2006/main" w:initials="GK" w:author="Gran Kennedy9-Student" w:date="2024-10-30T14:24:39" w:id="1605307482">
    <w:p xmlns:w14="http://schemas.microsoft.com/office/word/2010/wordml" xmlns:w="http://schemas.openxmlformats.org/wordprocessingml/2006/main" w:rsidR="42527AED" w:rsidRDefault="6977CFFD" w14:paraId="0D2DEB07" w14:textId="2B554D01">
      <w:pPr>
        <w:pStyle w:val="CommentText"/>
      </w:pPr>
      <w:r>
        <w:rPr>
          <w:rStyle w:val="CommentReference"/>
        </w:rPr>
        <w:annotationRef/>
      </w:r>
      <w:r w:rsidRPr="4A0E8D2C" w:rsidR="5DB29635">
        <w:t>Biweekly? Suggestion unless we will change for the next guys</w:t>
      </w:r>
    </w:p>
  </w:comment>
  <w:comment xmlns:w="http://schemas.openxmlformats.org/wordprocessingml/2006/main" w:initials="GK" w:author="Gran Kennedy9-Student" w:date="2024-10-30T14:30:57" w:id="930092880">
    <w:p xmlns:w14="http://schemas.microsoft.com/office/word/2010/wordml" xmlns:w="http://schemas.openxmlformats.org/wordprocessingml/2006/main" w:rsidR="78029561" w:rsidRDefault="53CBB5B2" w14:paraId="50B50FD8" w14:textId="6F40DC89">
      <w:pPr>
        <w:pStyle w:val="CommentText"/>
      </w:pPr>
      <w:r>
        <w:rPr>
          <w:rStyle w:val="CommentReference"/>
        </w:rPr>
        <w:annotationRef/>
      </w:r>
      <w:r w:rsidRPr="119E853E" w:rsidR="1B571AB5">
        <w:t>Should we continue to offer this while having expansion? Open to debate.</w:t>
      </w:r>
    </w:p>
  </w:comment>
  <w:comment xmlns:w="http://schemas.openxmlformats.org/wordprocessingml/2006/main" w:initials="GK" w:author="Gran Kennedy9-Student" w:date="2024-11-05T17:46:26" w:id="1683846187">
    <w:p xmlns:w14="http://schemas.microsoft.com/office/word/2010/wordml" xmlns:w="http://schemas.openxmlformats.org/wordprocessingml/2006/main" w:rsidR="52E96CC3" w:rsidRDefault="2CEC20F5" w14:paraId="46D6F7DD" w14:textId="479B2C73">
      <w:pPr>
        <w:pStyle w:val="CommentText"/>
      </w:pPr>
      <w:r>
        <w:rPr>
          <w:rStyle w:val="CommentReference"/>
        </w:rPr>
        <w:annotationRef/>
      </w:r>
      <w:r w:rsidRPr="49D0A487" w:rsidR="1F9BB321">
        <w:t xml:space="preserve">Hard to enforce. </w:t>
      </w:r>
    </w:p>
  </w:comment>
  <w:comment xmlns:w="http://schemas.openxmlformats.org/wordprocessingml/2006/main" w:initials="GK" w:author="Gran Kennedy9-Student" w:date="2024-11-05T17:49:45" w:id="583639564">
    <w:p xmlns:w14="http://schemas.microsoft.com/office/word/2010/wordml" xmlns:w="http://schemas.openxmlformats.org/wordprocessingml/2006/main" w:rsidR="745B3AA6" w:rsidRDefault="58952448" w14:paraId="178E0D66" w14:textId="79A979AA">
      <w:pPr>
        <w:pStyle w:val="CommentText"/>
      </w:pPr>
      <w:r>
        <w:rPr>
          <w:rStyle w:val="CommentReference"/>
        </w:rPr>
        <w:annotationRef/>
      </w:r>
      <w:r w:rsidRPr="03064427" w:rsidR="7F95D6D6">
        <w:t>Did we change this?</w:t>
      </w:r>
    </w:p>
  </w:comment>
  <w:comment xmlns:w="http://schemas.openxmlformats.org/wordprocessingml/2006/main" w:initials="GK" w:author="Gran Kennedy9-Student" w:date="2024-11-06T10:44:41" w:id="508153445">
    <w:p xmlns:w14="http://schemas.microsoft.com/office/word/2010/wordml" xmlns:w="http://schemas.openxmlformats.org/wordprocessingml/2006/main" w:rsidR="480635CE" w:rsidRDefault="4EB917C5" w14:paraId="3BE8DBFF" w14:textId="2A619E5A">
      <w:pPr>
        <w:pStyle w:val="CommentText"/>
      </w:pPr>
      <w:r>
        <w:rPr>
          <w:rStyle w:val="CommentReference"/>
        </w:rPr>
        <w:annotationRef/>
      </w:r>
      <w:r w:rsidRPr="4DB79C58" w:rsidR="61B1A930">
        <w:t>It makes no sense to call it "formal recruitment" when we in truth have no informal recruitment? Perhaps better to outline recruitment procedure and designate Fall vs. Spring recruitment periods?</w:t>
      </w:r>
    </w:p>
  </w:comment>
  <w:comment xmlns:w="http://schemas.openxmlformats.org/wordprocessingml/2006/main" w:initials="GK" w:author="Gran Kennedy9-Student" w:date="2024-11-06T10:45:36" w:id="1792933467">
    <w:p xmlns:w14="http://schemas.microsoft.com/office/word/2010/wordml" xmlns:w="http://schemas.openxmlformats.org/wordprocessingml/2006/main" w:rsidR="64208CF8" w:rsidRDefault="54668FD9" w14:paraId="0450F66F" w14:textId="7504DD8A">
      <w:pPr>
        <w:pStyle w:val="CommentText"/>
      </w:pPr>
      <w:r>
        <w:rPr>
          <w:rStyle w:val="CommentReference"/>
        </w:rPr>
        <w:annotationRef/>
      </w:r>
      <w:r w:rsidRPr="7485ED52" w:rsidR="4C54C879">
        <w:t>Open to suggestions from each member on exec for detailing/changing roles</w:t>
      </w:r>
    </w:p>
  </w:comment>
  <w:comment xmlns:w="http://schemas.openxmlformats.org/wordprocessingml/2006/main" w:initials="GK" w:author="Gran Kennedy9-Student" w:date="2024-12-04T19:25:00" w:id="754490867">
    <w:p xmlns:w14="http://schemas.microsoft.com/office/word/2010/wordml" xmlns:w="http://schemas.openxmlformats.org/wordprocessingml/2006/main" w:rsidR="0A997A72" w:rsidRDefault="4025D4A0" w14:paraId="4E74DE20" w14:textId="78778B65">
      <w:pPr>
        <w:pStyle w:val="CommentText"/>
      </w:pPr>
      <w:r>
        <w:rPr>
          <w:rStyle w:val="CommentReference"/>
        </w:rPr>
        <w:annotationRef/>
      </w:r>
      <w:r w:rsidRPr="626187BD" w:rsidR="724EB7BC">
        <w:t>New! Trying to build up and structure the delegate role</w:t>
      </w:r>
    </w:p>
  </w:comment>
  <w:comment xmlns:w="http://schemas.openxmlformats.org/wordprocessingml/2006/main" w:initials="GK" w:author="Gran Kennedy9-Student" w:date="2024-12-04T19:27:42" w:id="65607783">
    <w:p xmlns:w14="http://schemas.microsoft.com/office/word/2010/wordml" xmlns:w="http://schemas.openxmlformats.org/wordprocessingml/2006/main" w:rsidR="4877A3C1" w:rsidRDefault="0547A52A" w14:paraId="5FF66B93" w14:textId="5E07CF26">
      <w:pPr>
        <w:pStyle w:val="CommentText"/>
      </w:pPr>
      <w:r>
        <w:rPr>
          <w:rStyle w:val="CommentReference"/>
        </w:rPr>
        <w:annotationRef/>
      </w:r>
      <w:r w:rsidRPr="3C5F3CEC" w:rsidR="2DB6629C">
        <w:t>Added express support for the delegates.</w:t>
      </w:r>
    </w:p>
  </w:comment>
  <w:comment xmlns:w="http://schemas.openxmlformats.org/wordprocessingml/2006/main" w:initials="GK" w:author="Gran Kennedy9-Student" w:date="2024-12-04T19:28:09" w:id="1028326603">
    <w:p xmlns:w14="http://schemas.microsoft.com/office/word/2010/wordml" xmlns:w="http://schemas.openxmlformats.org/wordprocessingml/2006/main" w:rsidR="21D662C9" w:rsidRDefault="31F8ED1B" w14:paraId="2E785715" w14:textId="246BAB69">
      <w:pPr>
        <w:pStyle w:val="CommentText"/>
      </w:pPr>
      <w:r>
        <w:rPr>
          <w:rStyle w:val="CommentReference"/>
        </w:rPr>
        <w:annotationRef/>
      </w:r>
      <w:r w:rsidRPr="48F6CE00" w:rsidR="745AFF25">
        <w:t>New! FFE asf</w:t>
      </w:r>
    </w:p>
  </w:comment>
  <w:comment xmlns:w="http://schemas.openxmlformats.org/wordprocessingml/2006/main" w:initials="GK" w:author="Gran Kennedy9-Student" w:date="2024-12-04T19:28:38" w:id="786189016">
    <w:p xmlns:w14="http://schemas.microsoft.com/office/word/2010/wordml" xmlns:w="http://schemas.openxmlformats.org/wordprocessingml/2006/main" w:rsidR="3FE55C68" w:rsidRDefault="4A71ACAE" w14:paraId="49F9467A" w14:textId="19EC7ED9">
      <w:pPr>
        <w:pStyle w:val="CommentText"/>
      </w:pPr>
      <w:r>
        <w:rPr>
          <w:rStyle w:val="CommentReference"/>
        </w:rPr>
        <w:annotationRef/>
      </w:r>
      <w:r w:rsidRPr="5AFC0892" w:rsidR="466D28AB">
        <w:t>Trimmed the fat. Sorry judicial process</w:t>
      </w:r>
    </w:p>
  </w:comment>
</w:comments>
</file>

<file path=word/commentsExtended.xml><?xml version="1.0" encoding="utf-8"?>
<w15:commentsEx xmlns:mc="http://schemas.openxmlformats.org/markup-compatibility/2006" xmlns:w15="http://schemas.microsoft.com/office/word/2012/wordml" mc:Ignorable="w15">
  <w15:commentEx w15:done="0" w15:paraId="00000311"/>
  <w15:commentEx w15:done="0" w15:paraId="00000317"/>
  <w15:commentEx w15:done="0" w15:paraId="00000316"/>
  <w15:commentEx w15:done="0" w15:paraId="00000303"/>
  <w15:commentEx w15:done="0" w15:paraId="0000030A"/>
  <w15:commentEx w15:done="0" w15:paraId="00000305"/>
  <w15:commentEx w15:done="0" w15:paraId="00000306"/>
  <w15:commentEx w15:done="0" w15:paraId="00000308"/>
  <w15:commentEx w15:done="0" w15:paraId="00000309"/>
  <w15:commentEx w15:done="0" w15:paraId="0000030C"/>
  <w15:commentEx w15:done="0" w15:paraId="0000030D"/>
  <w15:commentEx w15:done="0" w15:paraId="00000302"/>
  <w15:commentEx w15:done="0" w15:paraId="00000312"/>
  <w15:commentEx w15:done="0" w15:paraId="00000313"/>
  <w15:commentEx w15:done="0" w15:paraId="0000030B"/>
  <w15:commentEx w15:done="0" w15:paraId="0000030F"/>
  <w15:commentEx w15:done="0" w15:paraId="00000314"/>
  <w15:commentEx w15:done="0" w15:paraId="00000315"/>
  <w15:commentEx w15:done="0" w15:paraId="00000310"/>
  <w15:commentEx w15:done="0" w15:paraId="0000030E"/>
  <w15:commentEx w15:done="0" w15:paraId="3BD09E67"/>
  <w15:commentEx w15:done="0" w15:paraId="0D2DEB07"/>
  <w15:commentEx w15:done="0" w15:paraId="50B50FD8"/>
  <w15:commentEx w15:done="0" w15:paraId="46D6F7DD" w15:paraIdParent="00000314"/>
  <w15:commentEx w15:done="1" w15:paraId="178E0D66"/>
  <w15:commentEx w15:done="0" w15:paraId="3BE8DBFF"/>
  <w15:commentEx w15:done="0" w15:paraId="0450F66F"/>
  <w15:commentEx w15:done="0" w15:paraId="4E74DE20"/>
  <w15:commentEx w15:done="0" w15:paraId="5FF66B93"/>
  <w15:commentEx w15:done="0" w15:paraId="2E785715"/>
  <w15:commentEx w15:done="0" w15:paraId="49F9467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71FAB3B" w16cex:dateUtc="2024-10-30T18:22:28.982Z"/>
  <w16cex:commentExtensible w16cex:durableId="5107E248" w16cex:dateUtc="2024-10-30T18:24:39.117Z"/>
  <w16cex:commentExtensible w16cex:durableId="1582EA75" w16cex:dateUtc="2024-12-05T00:27:42.679Z"/>
  <w16cex:commentExtensible w16cex:durableId="2D020EFD" w16cex:dateUtc="2024-10-30T18:30:57.081Z"/>
  <w16cex:commentExtensible w16cex:durableId="4C49BA8D" w16cex:dateUtc="2024-11-05T22:46:26.764Z"/>
  <w16cex:commentExtensible w16cex:durableId="07BCAF23" w16cex:dateUtc="2024-11-05T22:49:45.453Z"/>
  <w16cex:commentExtensible w16cex:durableId="72AEE73D" w16cex:dateUtc="2024-12-05T00:25:00.084Z"/>
  <w16cex:commentExtensible w16cex:durableId="5A1BF862" w16cex:dateUtc="2024-11-06T15:44:41.639Z"/>
  <w16cex:commentExtensible w16cex:durableId="59938569" w16cex:dateUtc="2024-11-06T15:45:36.495Z"/>
  <w16cex:commentExtensible w16cex:durableId="1952ADC5" w16cex:dateUtc="2024-12-05T00:28:09.521Z"/>
  <w16cex:commentExtensible w16cex:durableId="5A19D77C" w16cex:dateUtc="2024-12-05T00:28:38.418Z"/>
</w16cex:commentsExtensible>
</file>

<file path=word/commentsIds.xml><?xml version="1.0" encoding="utf-8"?>
<w16cid:commentsIds xmlns:mc="http://schemas.openxmlformats.org/markup-compatibility/2006" xmlns:w16cid="http://schemas.microsoft.com/office/word/2016/wordml/cid" mc:Ignorable="w16cid">
  <w16cid:commentId w16cid:paraId="00000311" w16cid:durableId="2A1E4F1F"/>
  <w16cid:commentId w16cid:paraId="00000317" w16cid:durableId="2A1E4F20"/>
  <w16cid:commentId w16cid:paraId="00000316" w16cid:durableId="2A1E4F21"/>
  <w16cid:commentId w16cid:paraId="00000303" w16cid:durableId="2A1E4F22"/>
  <w16cid:commentId w16cid:paraId="0000030A" w16cid:durableId="2A1E4F23"/>
  <w16cid:commentId w16cid:paraId="00000305" w16cid:durableId="2A1E4F24"/>
  <w16cid:commentId w16cid:paraId="00000306" w16cid:durableId="2A1E4F25"/>
  <w16cid:commentId w16cid:paraId="00000308" w16cid:durableId="2A1E4F26"/>
  <w16cid:commentId w16cid:paraId="00000309" w16cid:durableId="2A1E4F27"/>
  <w16cid:commentId w16cid:paraId="0000030C" w16cid:durableId="2A1E4F28"/>
  <w16cid:commentId w16cid:paraId="0000030D" w16cid:durableId="2A1E4F29"/>
  <w16cid:commentId w16cid:paraId="00000302" w16cid:durableId="2A1E4F2A"/>
  <w16cid:commentId w16cid:paraId="00000312" w16cid:durableId="2A1E4F2B"/>
  <w16cid:commentId w16cid:paraId="00000313" w16cid:durableId="2A1E4F2C"/>
  <w16cid:commentId w16cid:paraId="0000030B" w16cid:durableId="2A1E4F2E"/>
  <w16cid:commentId w16cid:paraId="0000030F" w16cid:durableId="2A1E4F30"/>
  <w16cid:commentId w16cid:paraId="00000314" w16cid:durableId="2A1E4F31"/>
  <w16cid:commentId w16cid:paraId="00000315" w16cid:durableId="2A1E4F32"/>
  <w16cid:commentId w16cid:paraId="00000310" w16cid:durableId="2A1E4F33"/>
  <w16cid:commentId w16cid:paraId="0000030E" w16cid:durableId="2A1E4F34"/>
  <w16cid:commentId w16cid:paraId="3BD09E67" w16cid:durableId="071FAB3B"/>
  <w16cid:commentId w16cid:paraId="0D2DEB07" w16cid:durableId="5107E248"/>
  <w16cid:commentId w16cid:paraId="50B50FD8" w16cid:durableId="2D020EFD"/>
  <w16cid:commentId w16cid:paraId="46D6F7DD" w16cid:durableId="4C49BA8D"/>
  <w16cid:commentId w16cid:paraId="178E0D66" w16cid:durableId="07BCAF23"/>
  <w16cid:commentId w16cid:paraId="3BE8DBFF" w16cid:durableId="5A1BF862"/>
  <w16cid:commentId w16cid:paraId="0450F66F" w16cid:durableId="59938569"/>
  <w16cid:commentId w16cid:paraId="4E74DE20" w16cid:durableId="72AEE73D"/>
  <w16cid:commentId w16cid:paraId="5FF66B93" w16cid:durableId="1582EA75"/>
  <w16cid:commentId w16cid:paraId="2E785715" w16cid:durableId="1952ADC5"/>
  <w16cid:commentId w16cid:paraId="49F9467A" w16cid:durableId="5A19D7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7369" w:rsidRDefault="00297369" w14:paraId="03F870EB" w14:textId="77777777">
      <w:pPr>
        <w:spacing w:line="240" w:lineRule="auto"/>
      </w:pPr>
      <w:r>
        <w:separator/>
      </w:r>
    </w:p>
  </w:endnote>
  <w:endnote w:type="continuationSeparator" w:id="0">
    <w:p w:rsidR="00297369" w:rsidRDefault="00297369" w14:paraId="3D5A899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14815DC8-309D-472B-855F-E33214622EFC}" r:id="rId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720AC528-4CDF-4B55-8D82-CB9922E9A48A}" r:id="rId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EC31E45-1389-463A-9CDF-B6EC9991FDCF}" r:id="rI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38C5" w:rsidRDefault="00CF38C5" w14:paraId="0000030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7369" w:rsidRDefault="00297369" w14:paraId="238CCA3D" w14:textId="77777777">
      <w:pPr>
        <w:spacing w:line="240" w:lineRule="auto"/>
      </w:pPr>
      <w:r>
        <w:separator/>
      </w:r>
    </w:p>
  </w:footnote>
  <w:footnote w:type="continuationSeparator" w:id="0">
    <w:p w:rsidR="00297369" w:rsidRDefault="00297369" w14:paraId="2EBFA30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38C5" w:rsidRDefault="00297369" w14:paraId="000002FF" w14:textId="77777777">
    <w:pPr>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38C5" w:rsidRDefault="00CF38C5" w14:paraId="00000300" w14:textId="77777777"/>
</w:hdr>
</file>

<file path=word/intelligence2.xml><?xml version="1.0" encoding="utf-8"?>
<int2:intelligence xmlns:int2="http://schemas.microsoft.com/office/intelligence/2020/intelligence">
  <int2:observations>
    <int2:textHash int2:hashCode="BilsBf+Hej3EAh" int2:id="JKo8vwn4">
      <int2:state int2:type="AugLoop_Text_Critique" int2:value="Rejected"/>
    </int2:textHash>
    <int2:bookmark int2:bookmarkName="_Int_FMpP0mVS" int2:invalidationBookmarkName="" int2:hashCode="wUSJ3s0zOseHbB" int2:id="X1eU5jSU">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76">
    <w:nsid w:val="5883121"/>
    <w:multiLevelType xmlns:w="http://schemas.openxmlformats.org/wordprocessingml/2006/main" w:val="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75">
    <w:nsid w:val="381b01d0"/>
    <w:multiLevelType xmlns:w="http://schemas.openxmlformats.org/wordprocessingml/2006/main" w:val="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4">
    <w:nsid w:val="7b179be"/>
    <w:multiLevelType xmlns:w="http://schemas.openxmlformats.org/wordprocessingml/2006/main" w:val="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3">
    <w:nsid w:val="47b05713"/>
    <w:multiLevelType xmlns:w="http://schemas.openxmlformats.org/wordprocessingml/2006/main" w:val="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FF6FA3"/>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2FA579E"/>
    <w:multiLevelType w:val="multilevel"/>
    <w:tmpl w:val="FFFFFFFF"/>
    <w:lvl w:ilvl="0">
      <w:start w:val="1"/>
      <w:numFmt w:val="upperLetter"/>
      <w:lvlText w:val="%1."/>
      <w:lvlJc w:val="left"/>
      <w:pPr>
        <w:ind w:left="720" w:hanging="360"/>
      </w:pPr>
      <w:rPr>
        <w:rFonts w:ascii="Times New Roman" w:hAnsi="Times New Roman" w:eastAsia="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475714"/>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E43E12"/>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6442109"/>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C32F51"/>
    <w:multiLevelType w:val="multilevel"/>
    <w:tmpl w:val="FFFFFFFF"/>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0647C1"/>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8F0FBD"/>
    <w:multiLevelType w:val="multilevel"/>
    <w:tmpl w:val="FFFFFFFF"/>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0C472BA4"/>
    <w:multiLevelType w:val="multilevel"/>
    <w:tmpl w:val="FFFFFFFF"/>
    <w:lvl w:ilvl="0">
      <w:start w:val="1"/>
      <w:numFmt w:val="upperLetter"/>
      <w:lvlText w:val="%1."/>
      <w:lvlJc w:val="left"/>
      <w:pPr>
        <w:ind w:left="10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0D7919DA"/>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0F573B65"/>
    <w:multiLevelType w:val="multilevel"/>
    <w:tmpl w:val="FFFFFFFF"/>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CA7614"/>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18F56B9"/>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8EF40C2"/>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190B6600"/>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BD2787A"/>
    <w:multiLevelType w:val="multilevel"/>
    <w:tmpl w:val="FFFFFFFF"/>
    <w:lvl w:ilvl="0">
      <w:start w:val="1"/>
      <w:numFmt w:val="upperLetter"/>
      <w:lvlText w:val="%1."/>
      <w:lvlJc w:val="left"/>
      <w:pPr>
        <w:ind w:left="1080"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16" w15:restartNumberingAfterBreak="0">
    <w:nsid w:val="1DDE74F9"/>
    <w:multiLevelType w:val="multilevel"/>
    <w:tmpl w:val="FFFFFFFF"/>
    <w:lvl w:ilvl="0">
      <w:start w:val="1"/>
      <w:numFmt w:val="upperLetter"/>
      <w:lvlText w:val="%1."/>
      <w:lvlJc w:val="left"/>
      <w:pPr>
        <w:ind w:left="10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1E1B2643"/>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09E0BBD"/>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22A41D34"/>
    <w:multiLevelType w:val="multilevel"/>
    <w:tmpl w:val="FFFFFFFF"/>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2D168E4"/>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2FC54EC"/>
    <w:multiLevelType w:val="multilevel"/>
    <w:tmpl w:val="FFFFFFFF"/>
    <w:lvl w:ilvl="0">
      <w:start w:val="1"/>
      <w:numFmt w:val="upperLetter"/>
      <w:lvlText w:val="%1."/>
      <w:lvlJc w:val="left"/>
      <w:pPr>
        <w:ind w:left="1080" w:hanging="360"/>
      </w:pPr>
      <w:rPr>
        <w:b w:val="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240F7D82"/>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257C4128"/>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26A37F62"/>
    <w:multiLevelType w:val="multilevel"/>
    <w:tmpl w:val="FFFFFFFF"/>
    <w:lvl w:ilvl="0">
      <w:start w:val="1"/>
      <w:numFmt w:val="upperLetter"/>
      <w:lvlText w:val="%1."/>
      <w:lvlJc w:val="left"/>
      <w:pPr>
        <w:ind w:left="7560" w:hanging="360"/>
      </w:pPr>
    </w:lvl>
    <w:lvl w:ilvl="1">
      <w:start w:val="1"/>
      <w:numFmt w:val="lowerLetter"/>
      <w:lvlText w:val="%2."/>
      <w:lvlJc w:val="left"/>
      <w:pPr>
        <w:ind w:left="8280" w:hanging="360"/>
      </w:pPr>
    </w:lvl>
    <w:lvl w:ilvl="2">
      <w:start w:val="1"/>
      <w:numFmt w:val="lowerRoman"/>
      <w:lvlText w:val="%3."/>
      <w:lvlJc w:val="right"/>
      <w:pPr>
        <w:ind w:left="9000" w:hanging="180"/>
      </w:pPr>
    </w:lvl>
    <w:lvl w:ilvl="3">
      <w:start w:val="1"/>
      <w:numFmt w:val="decimal"/>
      <w:lvlText w:val="%4."/>
      <w:lvlJc w:val="left"/>
      <w:pPr>
        <w:ind w:left="9720" w:hanging="360"/>
      </w:pPr>
    </w:lvl>
    <w:lvl w:ilvl="4">
      <w:start w:val="1"/>
      <w:numFmt w:val="lowerLetter"/>
      <w:lvlText w:val="%5."/>
      <w:lvlJc w:val="left"/>
      <w:pPr>
        <w:ind w:left="10440" w:hanging="360"/>
      </w:pPr>
    </w:lvl>
    <w:lvl w:ilvl="5">
      <w:start w:val="1"/>
      <w:numFmt w:val="lowerRoman"/>
      <w:lvlText w:val="%6."/>
      <w:lvlJc w:val="right"/>
      <w:pPr>
        <w:ind w:left="11160" w:hanging="180"/>
      </w:pPr>
    </w:lvl>
    <w:lvl w:ilvl="6">
      <w:start w:val="1"/>
      <w:numFmt w:val="decimal"/>
      <w:lvlText w:val="%7."/>
      <w:lvlJc w:val="left"/>
      <w:pPr>
        <w:ind w:left="11880" w:hanging="360"/>
      </w:pPr>
    </w:lvl>
    <w:lvl w:ilvl="7">
      <w:start w:val="1"/>
      <w:numFmt w:val="lowerLetter"/>
      <w:lvlText w:val="%8."/>
      <w:lvlJc w:val="left"/>
      <w:pPr>
        <w:ind w:left="12600" w:hanging="360"/>
      </w:pPr>
    </w:lvl>
    <w:lvl w:ilvl="8">
      <w:start w:val="1"/>
      <w:numFmt w:val="lowerRoman"/>
      <w:lvlText w:val="%9."/>
      <w:lvlJc w:val="right"/>
      <w:pPr>
        <w:ind w:left="13320" w:hanging="180"/>
      </w:pPr>
    </w:lvl>
  </w:abstractNum>
  <w:abstractNum w:abstractNumId="25" w15:restartNumberingAfterBreak="0">
    <w:nsid w:val="27B04655"/>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6" w15:restartNumberingAfterBreak="0">
    <w:nsid w:val="2A5A0556"/>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0CB2855"/>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25477DD"/>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32374DB"/>
    <w:multiLevelType w:val="multilevel"/>
    <w:tmpl w:val="FFFFFFFF"/>
    <w:lvl w:ilvl="0">
      <w:start w:val="1"/>
      <w:numFmt w:val="upperLetter"/>
      <w:lvlText w:val="%1."/>
      <w:lvlJc w:val="left"/>
      <w:pPr>
        <w:ind w:left="108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33A32326"/>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1" w15:restartNumberingAfterBreak="0">
    <w:nsid w:val="350F4E3B"/>
    <w:multiLevelType w:val="multilevel"/>
    <w:tmpl w:val="FFFFFFFF"/>
    <w:lvl w:ilvl="0">
      <w:start w:val="1"/>
      <w:numFmt w:val="upperLetter"/>
      <w:lvlText w:val="%1."/>
      <w:lvlJc w:val="left"/>
      <w:pPr>
        <w:ind w:left="720" w:hanging="360"/>
      </w:pPr>
      <w:rPr>
        <w:rFonts w:ascii="Arial" w:hAnsi="Arial" w:eastAsia="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74B0390"/>
    <w:multiLevelType w:val="multilevel"/>
    <w:tmpl w:val="FFFFFFFF"/>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8217B1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8E0259F"/>
    <w:multiLevelType w:val="multilevel"/>
    <w:tmpl w:val="FFFFFFFF"/>
    <w:lvl w:ilvl="0">
      <w:start w:val="1"/>
      <w:numFmt w:val="upperLetter"/>
      <w:lvlText w:val="%1."/>
      <w:lvlJc w:val="left"/>
      <w:pPr>
        <w:ind w:left="792" w:hanging="360"/>
      </w:pPr>
      <w:rPr>
        <w:b w:val="0"/>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35" w15:restartNumberingAfterBreak="0">
    <w:nsid w:val="3993732F"/>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9EB244A"/>
    <w:multiLevelType w:val="multilevel"/>
    <w:tmpl w:val="FFFFFFFF"/>
    <w:lvl w:ilvl="0">
      <w:start w:val="1"/>
      <w:numFmt w:val="upperLetter"/>
      <w:lvlText w:val="%1."/>
      <w:lvlJc w:val="left"/>
      <w:pPr>
        <w:ind w:left="1080" w:hanging="360"/>
      </w:pPr>
      <w:rPr>
        <w:rFonts w:ascii="Times New Roman" w:hAnsi="Times New Roman" w:eastAsia="Times New Roman" w:cs="Times New Roman"/>
        <w:b w:val="0"/>
      </w:rPr>
    </w:lvl>
    <w:lvl w:ilvl="1">
      <w:start w:val="1"/>
      <w:numFmt w:val="decimal"/>
      <w:lvlText w:val="%2."/>
      <w:lvlJc w:val="righ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B1D0252"/>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BA26F20"/>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3F2655F8"/>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F847BB3"/>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FD87610"/>
    <w:multiLevelType w:val="multilevel"/>
    <w:tmpl w:val="FFFFFFFF"/>
    <w:lvl w:ilvl="0">
      <w:start w:val="1"/>
      <w:numFmt w:val="upperLetter"/>
      <w:lvlText w:val="%1."/>
      <w:lvlJc w:val="left"/>
      <w:pPr>
        <w:ind w:left="3330" w:hanging="360"/>
      </w:pPr>
      <w:rPr>
        <w:b w:val="0"/>
      </w:r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11F077D"/>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3137E69"/>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85A5C68"/>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4C744380"/>
    <w:multiLevelType w:val="multilevel"/>
    <w:tmpl w:val="FFFFFFFF"/>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FCC0C81"/>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503D7F8C"/>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8" w15:restartNumberingAfterBreak="0">
    <w:nsid w:val="52EC5E06"/>
    <w:multiLevelType w:val="multilevel"/>
    <w:tmpl w:val="FFFFFFFF"/>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9" w15:restartNumberingAfterBreak="0">
    <w:nsid w:val="571B7660"/>
    <w:multiLevelType w:val="multilevel"/>
    <w:tmpl w:val="FFFFFFFF"/>
    <w:lvl w:ilvl="0">
      <w:start w:val="1"/>
      <w:numFmt w:val="upperLetter"/>
      <w:lvlText w:val="%1."/>
      <w:lvlJc w:val="left"/>
      <w:pPr>
        <w:ind w:left="11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59C0656E"/>
    <w:multiLevelType w:val="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1" w15:restartNumberingAfterBreak="0">
    <w:nsid w:val="5AC4501A"/>
    <w:multiLevelType w:val="multilevel"/>
    <w:tmpl w:val="FFFFFFFF"/>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C9D34D7"/>
    <w:multiLevelType w:val="multilevel"/>
    <w:tmpl w:val="FFFFFFFF"/>
    <w:lvl w:ilvl="0">
      <w:start w:val="1"/>
      <w:numFmt w:val="upperLetter"/>
      <w:lvlText w:val="%1."/>
      <w:lvlJc w:val="left"/>
      <w:pPr>
        <w:ind w:left="72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E374062"/>
    <w:multiLevelType w:val="multilevel"/>
    <w:tmpl w:val="FFFFFFFF"/>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EC73924"/>
    <w:multiLevelType w:val="multilevel"/>
    <w:tmpl w:val="FFFFFFFF"/>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15:restartNumberingAfterBreak="0">
    <w:nsid w:val="611C2D82"/>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 w15:restartNumberingAfterBreak="0">
    <w:nsid w:val="614F584F"/>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1BD55B5"/>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2FE02B2"/>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15:restartNumberingAfterBreak="0">
    <w:nsid w:val="63835532"/>
    <w:multiLevelType w:val="multilevel"/>
    <w:tmpl w:val="FFFFFFFF"/>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0" w15:restartNumberingAfterBreak="0">
    <w:nsid w:val="6A3121B7"/>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6D6E6F74"/>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E451CAB"/>
    <w:multiLevelType w:val="multilevel"/>
    <w:tmpl w:val="FFFFFFFF"/>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2631B88"/>
    <w:multiLevelType w:val="multilevel"/>
    <w:tmpl w:val="FFFFFFFF"/>
    <w:lvl w:ilvl="0">
      <w:start w:val="1"/>
      <w:numFmt w:val="upperLetter"/>
      <w:lvlText w:val="%1."/>
      <w:lvlJc w:val="left"/>
      <w:pPr>
        <w:ind w:left="720" w:hanging="360"/>
      </w:pPr>
      <w:rPr>
        <w:rFonts w:ascii="Arial" w:hAnsi="Arial" w:eastAsia="Arial" w:cs="Arial"/>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32E7D4C"/>
    <w:multiLevelType w:val="multilevel"/>
    <w:tmpl w:val="FFFFFFFF"/>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6B853FE"/>
    <w:multiLevelType w:val="multilevel"/>
    <w:tmpl w:val="FFFFFFF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6" w15:restartNumberingAfterBreak="0">
    <w:nsid w:val="771A6027"/>
    <w:multiLevelType w:val="multilevel"/>
    <w:tmpl w:val="FFFFFFFF"/>
    <w:lvl w:ilvl="0">
      <w:start w:val="1"/>
      <w:numFmt w:val="decimal"/>
      <w:lvlText w:val="%1."/>
      <w:lvlJc w:val="left"/>
      <w:pPr>
        <w:ind w:left="720" w:hanging="360"/>
      </w:pPr>
    </w:lvl>
    <w:lvl w:ilvl="1">
      <w:start w:val="1"/>
      <w:numFmt w:val="upperLetter"/>
      <w:lvlText w:val="%2."/>
      <w:lvlJc w:val="left"/>
      <w:pPr>
        <w:ind w:left="1440" w:hanging="360"/>
      </w:pPr>
      <w:rPr>
        <w:rFonts w:ascii="Calibri" w:hAnsi="Calibri" w:eastAsia="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8F3501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9450FDF"/>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7AE75271"/>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D7E243B"/>
    <w:multiLevelType w:val="multilevel"/>
    <w:tmpl w:val="FFFFFFFF"/>
    <w:lvl w:ilvl="0">
      <w:start w:val="1"/>
      <w:numFmt w:val="upperLetter"/>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15:restartNumberingAfterBreak="0">
    <w:nsid w:val="7E722BA3"/>
    <w:multiLevelType w:val="multilevel"/>
    <w:tmpl w:val="FFFFFFFF"/>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F8B4326"/>
    <w:multiLevelType w:val="multilevel"/>
    <w:tmpl w:val="FFFFFFFF"/>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77">
    <w:abstractNumId w:val="76"/>
  </w:num>
  <w:num w:numId="76">
    <w:abstractNumId w:val="75"/>
  </w:num>
  <w:num w:numId="75">
    <w:abstractNumId w:val="74"/>
  </w:num>
  <w:num w:numId="74">
    <w:abstractNumId w:val="73"/>
  </w:num>
  <w:num w:numId="1" w16cid:durableId="619531483">
    <w:abstractNumId w:val="3"/>
  </w:num>
  <w:num w:numId="2" w16cid:durableId="203257194">
    <w:abstractNumId w:val="48"/>
  </w:num>
  <w:num w:numId="3" w16cid:durableId="728725781">
    <w:abstractNumId w:val="12"/>
  </w:num>
  <w:num w:numId="4" w16cid:durableId="1432823477">
    <w:abstractNumId w:val="22"/>
  </w:num>
  <w:num w:numId="5" w16cid:durableId="1440225026">
    <w:abstractNumId w:val="47"/>
  </w:num>
  <w:num w:numId="6" w16cid:durableId="1985086840">
    <w:abstractNumId w:val="27"/>
  </w:num>
  <w:num w:numId="7" w16cid:durableId="748120566">
    <w:abstractNumId w:val="2"/>
  </w:num>
  <w:num w:numId="8" w16cid:durableId="1821649463">
    <w:abstractNumId w:val="29"/>
  </w:num>
  <w:num w:numId="9" w16cid:durableId="1584608453">
    <w:abstractNumId w:val="61"/>
  </w:num>
  <w:num w:numId="10" w16cid:durableId="1999651323">
    <w:abstractNumId w:val="20"/>
  </w:num>
  <w:num w:numId="11" w16cid:durableId="760296406">
    <w:abstractNumId w:val="70"/>
  </w:num>
  <w:num w:numId="12" w16cid:durableId="1928809583">
    <w:abstractNumId w:val="58"/>
  </w:num>
  <w:num w:numId="13" w16cid:durableId="89592644">
    <w:abstractNumId w:val="18"/>
  </w:num>
  <w:num w:numId="14" w16cid:durableId="1450122573">
    <w:abstractNumId w:val="54"/>
  </w:num>
  <w:num w:numId="15" w16cid:durableId="1556694351">
    <w:abstractNumId w:val="19"/>
  </w:num>
  <w:num w:numId="16" w16cid:durableId="1866824458">
    <w:abstractNumId w:val="72"/>
  </w:num>
  <w:num w:numId="17" w16cid:durableId="1160847612">
    <w:abstractNumId w:val="26"/>
  </w:num>
  <w:num w:numId="18" w16cid:durableId="959916055">
    <w:abstractNumId w:val="16"/>
  </w:num>
  <w:num w:numId="19" w16cid:durableId="1029598959">
    <w:abstractNumId w:val="13"/>
  </w:num>
  <w:num w:numId="20" w16cid:durableId="518616848">
    <w:abstractNumId w:val="0"/>
  </w:num>
  <w:num w:numId="21" w16cid:durableId="1980068747">
    <w:abstractNumId w:val="51"/>
  </w:num>
  <w:num w:numId="22" w16cid:durableId="493378511">
    <w:abstractNumId w:val="65"/>
  </w:num>
  <w:num w:numId="23" w16cid:durableId="1474643817">
    <w:abstractNumId w:val="9"/>
  </w:num>
  <w:num w:numId="24" w16cid:durableId="1145899424">
    <w:abstractNumId w:val="21"/>
  </w:num>
  <w:num w:numId="25" w16cid:durableId="1095515444">
    <w:abstractNumId w:val="46"/>
  </w:num>
  <w:num w:numId="26" w16cid:durableId="343627097">
    <w:abstractNumId w:val="10"/>
  </w:num>
  <w:num w:numId="27" w16cid:durableId="2107915595">
    <w:abstractNumId w:val="68"/>
  </w:num>
  <w:num w:numId="28" w16cid:durableId="1114902518">
    <w:abstractNumId w:val="34"/>
  </w:num>
  <w:num w:numId="29" w16cid:durableId="2014186954">
    <w:abstractNumId w:val="32"/>
  </w:num>
  <w:num w:numId="30" w16cid:durableId="149520312">
    <w:abstractNumId w:val="41"/>
  </w:num>
  <w:num w:numId="31" w16cid:durableId="1885216665">
    <w:abstractNumId w:val="17"/>
  </w:num>
  <w:num w:numId="32" w16cid:durableId="331223698">
    <w:abstractNumId w:val="53"/>
  </w:num>
  <w:num w:numId="33" w16cid:durableId="1525896949">
    <w:abstractNumId w:val="59"/>
  </w:num>
  <w:num w:numId="34" w16cid:durableId="1411153329">
    <w:abstractNumId w:val="15"/>
  </w:num>
  <w:num w:numId="35" w16cid:durableId="905989914">
    <w:abstractNumId w:val="64"/>
  </w:num>
  <w:num w:numId="36" w16cid:durableId="1269435258">
    <w:abstractNumId w:val="71"/>
  </w:num>
  <w:num w:numId="37" w16cid:durableId="380442051">
    <w:abstractNumId w:val="60"/>
  </w:num>
  <w:num w:numId="38" w16cid:durableId="225384852">
    <w:abstractNumId w:val="25"/>
  </w:num>
  <w:num w:numId="39" w16cid:durableId="1429304677">
    <w:abstractNumId w:val="67"/>
  </w:num>
  <w:num w:numId="40" w16cid:durableId="359163453">
    <w:abstractNumId w:val="45"/>
  </w:num>
  <w:num w:numId="41" w16cid:durableId="119304375">
    <w:abstractNumId w:val="33"/>
  </w:num>
  <w:num w:numId="42" w16cid:durableId="128280793">
    <w:abstractNumId w:val="6"/>
  </w:num>
  <w:num w:numId="43" w16cid:durableId="555705766">
    <w:abstractNumId w:val="62"/>
  </w:num>
  <w:num w:numId="44" w16cid:durableId="275910900">
    <w:abstractNumId w:val="63"/>
  </w:num>
  <w:num w:numId="45" w16cid:durableId="1473451151">
    <w:abstractNumId w:val="28"/>
  </w:num>
  <w:num w:numId="46" w16cid:durableId="1866750247">
    <w:abstractNumId w:val="4"/>
  </w:num>
  <w:num w:numId="47" w16cid:durableId="1998146993">
    <w:abstractNumId w:val="57"/>
  </w:num>
  <w:num w:numId="48" w16cid:durableId="249050118">
    <w:abstractNumId w:val="44"/>
  </w:num>
  <w:num w:numId="49" w16cid:durableId="889347660">
    <w:abstractNumId w:val="40"/>
  </w:num>
  <w:num w:numId="50" w16cid:durableId="1668243041">
    <w:abstractNumId w:val="38"/>
  </w:num>
  <w:num w:numId="51" w16cid:durableId="506334104">
    <w:abstractNumId w:val="49"/>
  </w:num>
  <w:num w:numId="52" w16cid:durableId="667903399">
    <w:abstractNumId w:val="55"/>
  </w:num>
  <w:num w:numId="53" w16cid:durableId="757287985">
    <w:abstractNumId w:val="1"/>
  </w:num>
  <w:num w:numId="54" w16cid:durableId="1789543178">
    <w:abstractNumId w:val="52"/>
  </w:num>
  <w:num w:numId="55" w16cid:durableId="1976527278">
    <w:abstractNumId w:val="5"/>
  </w:num>
  <w:num w:numId="56" w16cid:durableId="47460424">
    <w:abstractNumId w:val="24"/>
  </w:num>
  <w:num w:numId="57" w16cid:durableId="1306425707">
    <w:abstractNumId w:val="69"/>
  </w:num>
  <w:num w:numId="58" w16cid:durableId="150559951">
    <w:abstractNumId w:val="39"/>
  </w:num>
  <w:num w:numId="59" w16cid:durableId="84347003">
    <w:abstractNumId w:val="42"/>
  </w:num>
  <w:num w:numId="60" w16cid:durableId="1524630859">
    <w:abstractNumId w:val="43"/>
  </w:num>
  <w:num w:numId="61" w16cid:durableId="504712474">
    <w:abstractNumId w:val="31"/>
  </w:num>
  <w:num w:numId="62" w16cid:durableId="1451782865">
    <w:abstractNumId w:val="30"/>
  </w:num>
  <w:num w:numId="63" w16cid:durableId="1512140686">
    <w:abstractNumId w:val="50"/>
  </w:num>
  <w:num w:numId="64" w16cid:durableId="317417280">
    <w:abstractNumId w:val="56"/>
  </w:num>
  <w:num w:numId="65" w16cid:durableId="516817586">
    <w:abstractNumId w:val="8"/>
  </w:num>
  <w:num w:numId="66" w16cid:durableId="1185052734">
    <w:abstractNumId w:val="66"/>
  </w:num>
  <w:num w:numId="67" w16cid:durableId="1991594888">
    <w:abstractNumId w:val="7"/>
  </w:num>
  <w:num w:numId="68" w16cid:durableId="898244177">
    <w:abstractNumId w:val="37"/>
  </w:num>
  <w:num w:numId="69" w16cid:durableId="695349277">
    <w:abstractNumId w:val="36"/>
  </w:num>
  <w:num w:numId="70" w16cid:durableId="296880504">
    <w:abstractNumId w:val="35"/>
  </w:num>
  <w:num w:numId="71" w16cid:durableId="525602121">
    <w:abstractNumId w:val="23"/>
  </w:num>
  <w:num w:numId="72" w16cid:durableId="730231184">
    <w:abstractNumId w:val="14"/>
  </w:num>
  <w:num w:numId="73" w16cid:durableId="2143498964">
    <w:abstractNumId w:val="11"/>
  </w:num>
</w:numbering>
</file>

<file path=word/people.xml><?xml version="1.0" encoding="utf-8"?>
<w15:people xmlns:mc="http://schemas.openxmlformats.org/markup-compatibility/2006" xmlns:w15="http://schemas.microsoft.com/office/word/2012/wordml" mc:Ignorable="w15">
  <w15:person w15:author="Gran Kennedy9-Student">
    <w15:presenceInfo w15:providerId="AD" w15:userId="S::kenngr9@furman.edu::6fd88290-84b8-487e-b8e6-f353a40e5dc5"/>
  </w15:person>
  <w15:person w15:author="Gran Kennedy9-Student">
    <w15:presenceInfo w15:providerId="AD" w15:userId="S::kenngr9@furman.edu::6fd88290-84b8-487e-b8e6-f353a40e5dc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8C5"/>
    <w:rsid w:val="00297369"/>
    <w:rsid w:val="00B6392C"/>
    <w:rsid w:val="00CF38C5"/>
    <w:rsid w:val="00D6ECDF"/>
    <w:rsid w:val="00FF3692"/>
    <w:rsid w:val="011A991B"/>
    <w:rsid w:val="0127D984"/>
    <w:rsid w:val="01B2BBEC"/>
    <w:rsid w:val="037A68D0"/>
    <w:rsid w:val="03C8BF84"/>
    <w:rsid w:val="0446CF70"/>
    <w:rsid w:val="04F94B42"/>
    <w:rsid w:val="0606CF6D"/>
    <w:rsid w:val="0618DF22"/>
    <w:rsid w:val="0711F663"/>
    <w:rsid w:val="073A7851"/>
    <w:rsid w:val="07524AFE"/>
    <w:rsid w:val="07CA4EA9"/>
    <w:rsid w:val="07F5DEF7"/>
    <w:rsid w:val="08C4698A"/>
    <w:rsid w:val="08DDA40A"/>
    <w:rsid w:val="09441369"/>
    <w:rsid w:val="09CE6E8E"/>
    <w:rsid w:val="0A1F1F97"/>
    <w:rsid w:val="0A523889"/>
    <w:rsid w:val="0AB97E50"/>
    <w:rsid w:val="0B441DD4"/>
    <w:rsid w:val="0B8319C4"/>
    <w:rsid w:val="0B87C844"/>
    <w:rsid w:val="0BBB9A57"/>
    <w:rsid w:val="0C0493FB"/>
    <w:rsid w:val="0C5235D4"/>
    <w:rsid w:val="0DAD962F"/>
    <w:rsid w:val="0DBFB2F1"/>
    <w:rsid w:val="0DD0B775"/>
    <w:rsid w:val="0F1E1EDF"/>
    <w:rsid w:val="0F2F6CA5"/>
    <w:rsid w:val="0FB6E163"/>
    <w:rsid w:val="0FBA9531"/>
    <w:rsid w:val="100DBF38"/>
    <w:rsid w:val="104CE9BB"/>
    <w:rsid w:val="104E45F6"/>
    <w:rsid w:val="1051AE18"/>
    <w:rsid w:val="10ADD109"/>
    <w:rsid w:val="11CA9874"/>
    <w:rsid w:val="1314218C"/>
    <w:rsid w:val="133CE172"/>
    <w:rsid w:val="14048438"/>
    <w:rsid w:val="141DF9D8"/>
    <w:rsid w:val="14377561"/>
    <w:rsid w:val="144A5DE6"/>
    <w:rsid w:val="144A7CB9"/>
    <w:rsid w:val="147B66E2"/>
    <w:rsid w:val="16409996"/>
    <w:rsid w:val="1658498A"/>
    <w:rsid w:val="16C30ADD"/>
    <w:rsid w:val="16DE7D69"/>
    <w:rsid w:val="16DF38CC"/>
    <w:rsid w:val="16FCFFAC"/>
    <w:rsid w:val="1735B959"/>
    <w:rsid w:val="17C5C853"/>
    <w:rsid w:val="18771F9C"/>
    <w:rsid w:val="18CC4D6D"/>
    <w:rsid w:val="194F85CF"/>
    <w:rsid w:val="19ACDBC4"/>
    <w:rsid w:val="1A43F04A"/>
    <w:rsid w:val="1A45DE7F"/>
    <w:rsid w:val="1ADAD475"/>
    <w:rsid w:val="1B73951E"/>
    <w:rsid w:val="1C6A333B"/>
    <w:rsid w:val="1D6211E8"/>
    <w:rsid w:val="1E8CB311"/>
    <w:rsid w:val="1F1CB7E2"/>
    <w:rsid w:val="1FC825F4"/>
    <w:rsid w:val="2000EF65"/>
    <w:rsid w:val="206EA87D"/>
    <w:rsid w:val="20F62394"/>
    <w:rsid w:val="21D1796F"/>
    <w:rsid w:val="21DF1826"/>
    <w:rsid w:val="22248C51"/>
    <w:rsid w:val="224D71B9"/>
    <w:rsid w:val="22DAB7A1"/>
    <w:rsid w:val="234D87FA"/>
    <w:rsid w:val="237B5539"/>
    <w:rsid w:val="238E7FE9"/>
    <w:rsid w:val="23D4820D"/>
    <w:rsid w:val="2488318F"/>
    <w:rsid w:val="24A85F76"/>
    <w:rsid w:val="24ABB6B9"/>
    <w:rsid w:val="253C3622"/>
    <w:rsid w:val="256D35FC"/>
    <w:rsid w:val="259995AF"/>
    <w:rsid w:val="25E618B6"/>
    <w:rsid w:val="2612B101"/>
    <w:rsid w:val="26C27B16"/>
    <w:rsid w:val="26CED9DF"/>
    <w:rsid w:val="2765996D"/>
    <w:rsid w:val="2969BCD2"/>
    <w:rsid w:val="29912776"/>
    <w:rsid w:val="2A06BEAD"/>
    <w:rsid w:val="2A5DCB9B"/>
    <w:rsid w:val="2A97E057"/>
    <w:rsid w:val="2AB43997"/>
    <w:rsid w:val="2C18AD21"/>
    <w:rsid w:val="2C5C7C04"/>
    <w:rsid w:val="2CF2E212"/>
    <w:rsid w:val="2D7FAF08"/>
    <w:rsid w:val="2DF90D34"/>
    <w:rsid w:val="2E056EB3"/>
    <w:rsid w:val="2E3E5724"/>
    <w:rsid w:val="2E7498C0"/>
    <w:rsid w:val="2EDE64C8"/>
    <w:rsid w:val="2F05BABE"/>
    <w:rsid w:val="2F96AED0"/>
    <w:rsid w:val="30A21770"/>
    <w:rsid w:val="30EEA99F"/>
    <w:rsid w:val="312A86EF"/>
    <w:rsid w:val="31509705"/>
    <w:rsid w:val="318597D8"/>
    <w:rsid w:val="319DE24D"/>
    <w:rsid w:val="31C9A246"/>
    <w:rsid w:val="320A8280"/>
    <w:rsid w:val="32BA9916"/>
    <w:rsid w:val="3470C3F6"/>
    <w:rsid w:val="35097AA1"/>
    <w:rsid w:val="353B05BB"/>
    <w:rsid w:val="3587DD69"/>
    <w:rsid w:val="35C479DC"/>
    <w:rsid w:val="363339F5"/>
    <w:rsid w:val="37013061"/>
    <w:rsid w:val="3761C064"/>
    <w:rsid w:val="3819E9D1"/>
    <w:rsid w:val="388737FE"/>
    <w:rsid w:val="3897B725"/>
    <w:rsid w:val="389FD579"/>
    <w:rsid w:val="39837969"/>
    <w:rsid w:val="3A458C3A"/>
    <w:rsid w:val="3B0A1736"/>
    <w:rsid w:val="3B331F2B"/>
    <w:rsid w:val="3B3370B0"/>
    <w:rsid w:val="3B96D1EA"/>
    <w:rsid w:val="3C321008"/>
    <w:rsid w:val="3C49ED6A"/>
    <w:rsid w:val="3CA29FBD"/>
    <w:rsid w:val="3CE793B5"/>
    <w:rsid w:val="3D3BB4D0"/>
    <w:rsid w:val="3D7B386A"/>
    <w:rsid w:val="3DB023D7"/>
    <w:rsid w:val="3E956267"/>
    <w:rsid w:val="3EB49C2E"/>
    <w:rsid w:val="3ED65180"/>
    <w:rsid w:val="3F0C5AAD"/>
    <w:rsid w:val="3F1DCE56"/>
    <w:rsid w:val="3F4D1F13"/>
    <w:rsid w:val="40485115"/>
    <w:rsid w:val="4058656F"/>
    <w:rsid w:val="407AD99A"/>
    <w:rsid w:val="408212F2"/>
    <w:rsid w:val="40A00707"/>
    <w:rsid w:val="4334D0DE"/>
    <w:rsid w:val="436C0F6A"/>
    <w:rsid w:val="437B4A8B"/>
    <w:rsid w:val="45320928"/>
    <w:rsid w:val="45D6C41F"/>
    <w:rsid w:val="45EB56F8"/>
    <w:rsid w:val="462AD718"/>
    <w:rsid w:val="47764EBB"/>
    <w:rsid w:val="47C19527"/>
    <w:rsid w:val="47E225D2"/>
    <w:rsid w:val="4893936D"/>
    <w:rsid w:val="49208F5F"/>
    <w:rsid w:val="4973E6EF"/>
    <w:rsid w:val="4980E18A"/>
    <w:rsid w:val="49C0FF77"/>
    <w:rsid w:val="49D54D9C"/>
    <w:rsid w:val="4A0B318B"/>
    <w:rsid w:val="4A121E8D"/>
    <w:rsid w:val="4AA4BE7B"/>
    <w:rsid w:val="4AFE0E6E"/>
    <w:rsid w:val="4C1CFB5B"/>
    <w:rsid w:val="4C8EB603"/>
    <w:rsid w:val="4DB36B47"/>
    <w:rsid w:val="4EA20828"/>
    <w:rsid w:val="4EE66C20"/>
    <w:rsid w:val="4EF451FA"/>
    <w:rsid w:val="4FAB2B8B"/>
    <w:rsid w:val="4FBBA192"/>
    <w:rsid w:val="5014D920"/>
    <w:rsid w:val="51578C36"/>
    <w:rsid w:val="5194EF12"/>
    <w:rsid w:val="51BD88A4"/>
    <w:rsid w:val="52243DED"/>
    <w:rsid w:val="532EBD6E"/>
    <w:rsid w:val="53687286"/>
    <w:rsid w:val="537D2789"/>
    <w:rsid w:val="544BC8D9"/>
    <w:rsid w:val="54FF320D"/>
    <w:rsid w:val="550657E3"/>
    <w:rsid w:val="55E6E041"/>
    <w:rsid w:val="565825F9"/>
    <w:rsid w:val="5666875A"/>
    <w:rsid w:val="5675433A"/>
    <w:rsid w:val="568C9B19"/>
    <w:rsid w:val="56E0000F"/>
    <w:rsid w:val="5870E9BE"/>
    <w:rsid w:val="58FCEBEA"/>
    <w:rsid w:val="593ED5F4"/>
    <w:rsid w:val="59D61933"/>
    <w:rsid w:val="5A28C00D"/>
    <w:rsid w:val="5A70EF1E"/>
    <w:rsid w:val="5ADBD960"/>
    <w:rsid w:val="5CCADCCA"/>
    <w:rsid w:val="5CCFE6BC"/>
    <w:rsid w:val="5E06B81C"/>
    <w:rsid w:val="5E0C0706"/>
    <w:rsid w:val="5E18100E"/>
    <w:rsid w:val="5EA4E922"/>
    <w:rsid w:val="5F0613EE"/>
    <w:rsid w:val="5F59436C"/>
    <w:rsid w:val="60318546"/>
    <w:rsid w:val="61262CB5"/>
    <w:rsid w:val="61A430EA"/>
    <w:rsid w:val="62320737"/>
    <w:rsid w:val="62AD6142"/>
    <w:rsid w:val="62FA893D"/>
    <w:rsid w:val="632B0467"/>
    <w:rsid w:val="644506ED"/>
    <w:rsid w:val="64C382F9"/>
    <w:rsid w:val="6502725B"/>
    <w:rsid w:val="6516E0F0"/>
    <w:rsid w:val="6549661A"/>
    <w:rsid w:val="65C6C95B"/>
    <w:rsid w:val="65D4EDE0"/>
    <w:rsid w:val="667E0A8F"/>
    <w:rsid w:val="670D12C4"/>
    <w:rsid w:val="674F0491"/>
    <w:rsid w:val="678FC18E"/>
    <w:rsid w:val="67B90286"/>
    <w:rsid w:val="67BA2059"/>
    <w:rsid w:val="67ED6762"/>
    <w:rsid w:val="67FB2C18"/>
    <w:rsid w:val="6805336F"/>
    <w:rsid w:val="682B40FB"/>
    <w:rsid w:val="69406C9E"/>
    <w:rsid w:val="69C38841"/>
    <w:rsid w:val="69E0E297"/>
    <w:rsid w:val="69EA0A39"/>
    <w:rsid w:val="6A34DB27"/>
    <w:rsid w:val="6A39FAB7"/>
    <w:rsid w:val="6B4CD41E"/>
    <w:rsid w:val="6B5EF299"/>
    <w:rsid w:val="6B7A5CAD"/>
    <w:rsid w:val="6B88972A"/>
    <w:rsid w:val="6BC712D4"/>
    <w:rsid w:val="6BC888AF"/>
    <w:rsid w:val="6CE34A0A"/>
    <w:rsid w:val="6D705D77"/>
    <w:rsid w:val="6DDAC140"/>
    <w:rsid w:val="6DE66C55"/>
    <w:rsid w:val="6E44FF57"/>
    <w:rsid w:val="6E470245"/>
    <w:rsid w:val="6EAF08E0"/>
    <w:rsid w:val="6EBA127E"/>
    <w:rsid w:val="6F673977"/>
    <w:rsid w:val="6F7E4865"/>
    <w:rsid w:val="6FC165D2"/>
    <w:rsid w:val="70A18673"/>
    <w:rsid w:val="717CF289"/>
    <w:rsid w:val="71AF2626"/>
    <w:rsid w:val="71E49C6C"/>
    <w:rsid w:val="73C03908"/>
    <w:rsid w:val="743E2C3D"/>
    <w:rsid w:val="7559D4E3"/>
    <w:rsid w:val="7664DCE0"/>
    <w:rsid w:val="7673437E"/>
    <w:rsid w:val="77811C4B"/>
    <w:rsid w:val="7825BD88"/>
    <w:rsid w:val="793ED454"/>
    <w:rsid w:val="79B758B5"/>
    <w:rsid w:val="79EE54EA"/>
    <w:rsid w:val="7A456DDE"/>
    <w:rsid w:val="7B3FDEF9"/>
    <w:rsid w:val="7BE0CBCA"/>
    <w:rsid w:val="7C44A32D"/>
    <w:rsid w:val="7C7A6DC8"/>
    <w:rsid w:val="7CADF5B8"/>
    <w:rsid w:val="7CECA407"/>
    <w:rsid w:val="7D0A97E5"/>
    <w:rsid w:val="7DDB5D27"/>
    <w:rsid w:val="7F4804D9"/>
    <w:rsid w:val="7F4D196F"/>
    <w:rsid w:val="7FAD33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9BC430"/>
  <w15:docId w15:val="{511F5D3D-CA20-4FE9-85F6-B81546DFE1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comments" Target="comments.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 Type="http://schemas.microsoft.com/office/2020/10/relationships/intelligence" Target="intelligence2.xml" Id="Rbed269a6ee714f43" /><Relationship Type="http://schemas.microsoft.com/office/2011/relationships/people" Target="people.xml" Id="R7c5b9a4b91e744d0" /><Relationship Type="http://schemas.microsoft.com/office/2018/08/relationships/commentsExtensible" Target="commentsExtensible.xml" Id="R0e40c3c57dd5452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BE0C8FCAA0E64FBE66096E36A8FEA7" ma:contentTypeVersion="4" ma:contentTypeDescription="Create a new document." ma:contentTypeScope="" ma:versionID="52eb36ad9106c08fe024e970f202d11b">
  <xsd:schema xmlns:xsd="http://www.w3.org/2001/XMLSchema" xmlns:xs="http://www.w3.org/2001/XMLSchema" xmlns:p="http://schemas.microsoft.com/office/2006/metadata/properties" xmlns:ns2="e8cdd578-b049-4d5a-954f-c22a67c7c121" targetNamespace="http://schemas.microsoft.com/office/2006/metadata/properties" ma:root="true" ma:fieldsID="05bb55f230acce8df451b486c4d79c51" ns2:_="">
    <xsd:import namespace="e8cdd578-b049-4d5a-954f-c22a67c7c1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dd578-b049-4d5a-954f-c22a67c7c1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A9D2AD-859E-4897-AC3B-7EB6D9F9DA77}"/>
</file>

<file path=customXml/itemProps2.xml><?xml version="1.0" encoding="utf-8"?>
<ds:datastoreItem xmlns:ds="http://schemas.openxmlformats.org/officeDocument/2006/customXml" ds:itemID="{661539F1-E766-49B1-8050-A5311481F7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78CC20-0BEF-4F7C-9086-2ACA5A71758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Caro Douglas</lastModifiedBy>
  <revision>9</revision>
  <dcterms:created xsi:type="dcterms:W3CDTF">2024-06-20T13:47:00.0000000Z</dcterms:created>
  <dcterms:modified xsi:type="dcterms:W3CDTF">2025-02-12T23:20:16.3031979Z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0x01010047BE0C8FCAA0E64FBE66096E36A8FEA7</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